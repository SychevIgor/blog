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A61D7D" w14:textId="242DB4D2" w:rsidR="00963109" w:rsidRDefault="00ED1028">
      <w:pPr>
        <w:rPr>
          <w:lang w:val="ru-RU"/>
        </w:rPr>
      </w:pPr>
      <w:r>
        <w:rPr>
          <w:lang w:val="ru-RU"/>
        </w:rPr>
        <w:t xml:space="preserve">Я ранее уже писал про </w:t>
      </w:r>
      <w:r>
        <w:t>Role</w:t>
      </w:r>
      <w:r w:rsidRPr="00ED1028">
        <w:rPr>
          <w:lang w:val="ru-RU"/>
        </w:rPr>
        <w:t>-</w:t>
      </w:r>
      <w:r>
        <w:t>based</w:t>
      </w:r>
      <w:r w:rsidRPr="00ED1028">
        <w:rPr>
          <w:lang w:val="ru-RU"/>
        </w:rPr>
        <w:t xml:space="preserve"> </w:t>
      </w:r>
      <w:r>
        <w:rPr>
          <w:lang w:val="ru-RU"/>
        </w:rPr>
        <w:t xml:space="preserve">экзамены по </w:t>
      </w:r>
      <w:r>
        <w:t>Azure</w:t>
      </w:r>
      <w:r>
        <w:rPr>
          <w:lang w:val="ru-RU"/>
        </w:rPr>
        <w:t xml:space="preserve">. </w:t>
      </w:r>
      <w:r w:rsidR="00A1484A">
        <w:fldChar w:fldCharType="begin"/>
      </w:r>
      <w:r w:rsidR="00A1484A" w:rsidRPr="0068314F">
        <w:rPr>
          <w:lang w:val="ru-RU"/>
          <w:rPrChange w:id="0" w:author="Igor Sychev" w:date="2020-02-21T22:21:00Z">
            <w:rPr/>
          </w:rPrChange>
        </w:rPr>
        <w:instrText xml:space="preserve"> </w:instrText>
      </w:r>
      <w:r w:rsidR="00A1484A">
        <w:instrText>HYPERLINK</w:instrText>
      </w:r>
      <w:r w:rsidR="00A1484A" w:rsidRPr="0068314F">
        <w:rPr>
          <w:lang w:val="ru-RU"/>
          <w:rPrChange w:id="1" w:author="Igor Sychev" w:date="2020-02-21T22:21:00Z">
            <w:rPr/>
          </w:rPrChange>
        </w:rPr>
        <w:instrText xml:space="preserve"> "</w:instrText>
      </w:r>
      <w:r w:rsidR="00A1484A">
        <w:instrText>https</w:instrText>
      </w:r>
      <w:r w:rsidR="00A1484A" w:rsidRPr="0068314F">
        <w:rPr>
          <w:lang w:val="ru-RU"/>
          <w:rPrChange w:id="2" w:author="Igor Sychev" w:date="2020-02-21T22:21:00Z">
            <w:rPr/>
          </w:rPrChange>
        </w:rPr>
        <w:instrText>://</w:instrText>
      </w:r>
      <w:r w:rsidR="00A1484A">
        <w:instrText>habr</w:instrText>
      </w:r>
      <w:r w:rsidR="00A1484A" w:rsidRPr="0068314F">
        <w:rPr>
          <w:lang w:val="ru-RU"/>
          <w:rPrChange w:id="3" w:author="Igor Sychev" w:date="2020-02-21T22:21:00Z">
            <w:rPr/>
          </w:rPrChange>
        </w:rPr>
        <w:instrText>.</w:instrText>
      </w:r>
      <w:r w:rsidR="00A1484A">
        <w:instrText>com</w:instrText>
      </w:r>
      <w:r w:rsidR="00A1484A" w:rsidRPr="0068314F">
        <w:rPr>
          <w:lang w:val="ru-RU"/>
          <w:rPrChange w:id="4" w:author="Igor Sychev" w:date="2020-02-21T22:21:00Z">
            <w:rPr/>
          </w:rPrChange>
        </w:rPr>
        <w:instrText>/</w:instrText>
      </w:r>
      <w:r w:rsidR="00A1484A">
        <w:instrText>ru</w:instrText>
      </w:r>
      <w:r w:rsidR="00A1484A" w:rsidRPr="0068314F">
        <w:rPr>
          <w:lang w:val="ru-RU"/>
          <w:rPrChange w:id="5" w:author="Igor Sychev" w:date="2020-02-21T22:21:00Z">
            <w:rPr/>
          </w:rPrChange>
        </w:rPr>
        <w:instrText>/</w:instrText>
      </w:r>
      <w:r w:rsidR="00A1484A">
        <w:instrText>post</w:instrText>
      </w:r>
      <w:r w:rsidR="00A1484A" w:rsidRPr="0068314F">
        <w:rPr>
          <w:lang w:val="ru-RU"/>
          <w:rPrChange w:id="6" w:author="Igor Sychev" w:date="2020-02-21T22:21:00Z">
            <w:rPr/>
          </w:rPrChange>
        </w:rPr>
        <w:instrText xml:space="preserve">/445008/" </w:instrText>
      </w:r>
      <w:r w:rsidR="00A1484A">
        <w:fldChar w:fldCharType="separate"/>
      </w:r>
      <w:r w:rsidR="00346338">
        <w:rPr>
          <w:rStyle w:val="Hyperlink"/>
        </w:rPr>
        <w:t>https</w:t>
      </w:r>
      <w:r w:rsidR="00346338" w:rsidRPr="00E92724">
        <w:rPr>
          <w:rStyle w:val="Hyperlink"/>
          <w:lang w:val="ru-RU"/>
        </w:rPr>
        <w:t>://</w:t>
      </w:r>
      <w:proofErr w:type="spellStart"/>
      <w:r w:rsidR="00346338">
        <w:rPr>
          <w:rStyle w:val="Hyperlink"/>
        </w:rPr>
        <w:t>habr</w:t>
      </w:r>
      <w:proofErr w:type="spellEnd"/>
      <w:r w:rsidR="00346338" w:rsidRPr="00E92724">
        <w:rPr>
          <w:rStyle w:val="Hyperlink"/>
          <w:lang w:val="ru-RU"/>
        </w:rPr>
        <w:t>.</w:t>
      </w:r>
      <w:r w:rsidR="00346338">
        <w:rPr>
          <w:rStyle w:val="Hyperlink"/>
        </w:rPr>
        <w:t>com</w:t>
      </w:r>
      <w:r w:rsidR="00346338" w:rsidRPr="00E92724">
        <w:rPr>
          <w:rStyle w:val="Hyperlink"/>
          <w:lang w:val="ru-RU"/>
        </w:rPr>
        <w:t>/</w:t>
      </w:r>
      <w:proofErr w:type="spellStart"/>
      <w:r w:rsidR="00346338">
        <w:rPr>
          <w:rStyle w:val="Hyperlink"/>
        </w:rPr>
        <w:t>ru</w:t>
      </w:r>
      <w:proofErr w:type="spellEnd"/>
      <w:r w:rsidR="00346338" w:rsidRPr="00E92724">
        <w:rPr>
          <w:rStyle w:val="Hyperlink"/>
          <w:lang w:val="ru-RU"/>
        </w:rPr>
        <w:t>/</w:t>
      </w:r>
      <w:r w:rsidR="00346338">
        <w:rPr>
          <w:rStyle w:val="Hyperlink"/>
        </w:rPr>
        <w:t>post</w:t>
      </w:r>
      <w:r w:rsidR="00346338" w:rsidRPr="00E92724">
        <w:rPr>
          <w:rStyle w:val="Hyperlink"/>
          <w:lang w:val="ru-RU"/>
        </w:rPr>
        <w:t>/445008/</w:t>
      </w:r>
      <w:r w:rsidR="00A1484A">
        <w:rPr>
          <w:rStyle w:val="Hyperlink"/>
          <w:lang w:val="ru-RU"/>
        </w:rPr>
        <w:fldChar w:fldCharType="end"/>
      </w:r>
    </w:p>
    <w:p w14:paraId="38DB773E" w14:textId="1D2DA4A8" w:rsidR="00491759" w:rsidRPr="0054064C" w:rsidRDefault="5F846167">
      <w:pPr>
        <w:rPr>
          <w:rFonts w:ascii="Segoe UI" w:eastAsia="Times New Roman" w:hAnsi="Segoe UI" w:cs="Segoe UI"/>
          <w:sz w:val="21"/>
          <w:szCs w:val="21"/>
        </w:rPr>
      </w:pPr>
      <w:r w:rsidRPr="5F846167">
        <w:rPr>
          <w:lang w:val="ru-RU"/>
        </w:rPr>
        <w:t xml:space="preserve">Но в январе 2020 года (прошло чуть менее 1.5 лет от изначального анонса </w:t>
      </w:r>
      <w:r>
        <w:t>role</w:t>
      </w:r>
      <w:r w:rsidRPr="5F846167">
        <w:rPr>
          <w:lang w:val="ru-RU"/>
        </w:rPr>
        <w:t>-</w:t>
      </w:r>
      <w:r>
        <w:t>based</w:t>
      </w:r>
      <w:r w:rsidRPr="5F846167">
        <w:rPr>
          <w:lang w:val="ru-RU"/>
        </w:rPr>
        <w:t xml:space="preserve"> экзаменов на </w:t>
      </w:r>
      <w:r>
        <w:t>Ignite</w:t>
      </w:r>
      <w:r w:rsidRPr="5F846167">
        <w:rPr>
          <w:lang w:val="ru-RU"/>
        </w:rPr>
        <w:t xml:space="preserve">2018, 1 год и 1 месяц после появления </w:t>
      </w:r>
      <w:proofErr w:type="spellStart"/>
      <w:r>
        <w:t>az</w:t>
      </w:r>
      <w:proofErr w:type="spellEnd"/>
      <w:r w:rsidRPr="5F846167">
        <w:rPr>
          <w:lang w:val="ru-RU"/>
        </w:rPr>
        <w:t xml:space="preserve">-203 и </w:t>
      </w:r>
      <w:proofErr w:type="spellStart"/>
      <w:r>
        <w:t>az</w:t>
      </w:r>
      <w:proofErr w:type="spellEnd"/>
      <w:r w:rsidRPr="5F846167">
        <w:rPr>
          <w:lang w:val="ru-RU"/>
        </w:rPr>
        <w:t xml:space="preserve">-103), </w:t>
      </w:r>
      <w:r>
        <w:t>Microsoft</w:t>
      </w:r>
      <w:r w:rsidRPr="5F846167">
        <w:rPr>
          <w:lang w:val="ru-RU"/>
        </w:rPr>
        <w:t xml:space="preserve"> анонсировал изменения в экзаменах для разработчиков, администраторов, архитекторов и </w:t>
      </w:r>
      <w:r>
        <w:t>ai</w:t>
      </w:r>
      <w:r w:rsidRPr="5F846167">
        <w:rPr>
          <w:lang w:val="ru-RU"/>
        </w:rPr>
        <w:t xml:space="preserve"> инженеров (последнее не так важно, как первые 3).</w:t>
      </w:r>
      <w:r w:rsidRPr="5F846167">
        <w:rPr>
          <w:rFonts w:ascii="Segoe UI" w:hAnsi="Segoe UI" w:cs="Segoe UI"/>
          <w:sz w:val="21"/>
          <w:szCs w:val="21"/>
          <w:lang w:val="ru-RU"/>
        </w:rPr>
        <w:t xml:space="preserve"> </w:t>
      </w:r>
      <w:r w:rsidR="00A1484A">
        <w:fldChar w:fldCharType="begin"/>
      </w:r>
      <w:r w:rsidR="00A1484A" w:rsidRPr="0068314F">
        <w:rPr>
          <w:lang w:val="ru-RU"/>
          <w:rPrChange w:id="7" w:author="Igor Sychev" w:date="2020-02-21T22:21:00Z">
            <w:rPr/>
          </w:rPrChange>
        </w:rPr>
        <w:instrText xml:space="preserve"> </w:instrText>
      </w:r>
      <w:r w:rsidR="00A1484A">
        <w:instrText>HYPERLINK</w:instrText>
      </w:r>
      <w:r w:rsidR="00A1484A" w:rsidRPr="0068314F">
        <w:rPr>
          <w:lang w:val="ru-RU"/>
          <w:rPrChange w:id="8" w:author="Igor Sychev" w:date="2020-02-21T22:21:00Z">
            <w:rPr/>
          </w:rPrChange>
        </w:rPr>
        <w:instrText xml:space="preserve"> "</w:instrText>
      </w:r>
      <w:r w:rsidR="00A1484A">
        <w:instrText>https</w:instrText>
      </w:r>
      <w:r w:rsidR="00A1484A" w:rsidRPr="0068314F">
        <w:rPr>
          <w:lang w:val="ru-RU"/>
          <w:rPrChange w:id="9" w:author="Igor Sychev" w:date="2020-02-21T22:21:00Z">
            <w:rPr/>
          </w:rPrChange>
        </w:rPr>
        <w:instrText>://</w:instrText>
      </w:r>
      <w:r w:rsidR="00A1484A">
        <w:instrText>www</w:instrText>
      </w:r>
      <w:r w:rsidR="00A1484A" w:rsidRPr="0068314F">
        <w:rPr>
          <w:lang w:val="ru-RU"/>
          <w:rPrChange w:id="10" w:author="Igor Sychev" w:date="2020-02-21T22:21:00Z">
            <w:rPr/>
          </w:rPrChange>
        </w:rPr>
        <w:instrText>.</w:instrText>
      </w:r>
      <w:r w:rsidR="00A1484A">
        <w:instrText>microsoft</w:instrText>
      </w:r>
      <w:r w:rsidR="00A1484A" w:rsidRPr="0068314F">
        <w:rPr>
          <w:lang w:val="ru-RU"/>
          <w:rPrChange w:id="11" w:author="Igor Sychev" w:date="2020-02-21T22:21:00Z">
            <w:rPr/>
          </w:rPrChange>
        </w:rPr>
        <w:instrText>.</w:instrText>
      </w:r>
      <w:r w:rsidR="00A1484A">
        <w:instrText>com</w:instrText>
      </w:r>
      <w:r w:rsidR="00A1484A" w:rsidRPr="0068314F">
        <w:rPr>
          <w:lang w:val="ru-RU"/>
          <w:rPrChange w:id="12" w:author="Igor Sychev" w:date="2020-02-21T22:21:00Z">
            <w:rPr/>
          </w:rPrChange>
        </w:rPr>
        <w:instrText>/</w:instrText>
      </w:r>
      <w:r w:rsidR="00A1484A">
        <w:instrText>en</w:instrText>
      </w:r>
      <w:r w:rsidR="00A1484A" w:rsidRPr="0068314F">
        <w:rPr>
          <w:lang w:val="ru-RU"/>
          <w:rPrChange w:id="13" w:author="Igor Sychev" w:date="2020-02-21T22:21:00Z">
            <w:rPr/>
          </w:rPrChange>
        </w:rPr>
        <w:instrText>-</w:instrText>
      </w:r>
      <w:r w:rsidR="00A1484A">
        <w:instrText>us</w:instrText>
      </w:r>
      <w:r w:rsidR="00A1484A" w:rsidRPr="0068314F">
        <w:rPr>
          <w:lang w:val="ru-RU"/>
          <w:rPrChange w:id="14" w:author="Igor Sychev" w:date="2020-02-21T22:21:00Z">
            <w:rPr/>
          </w:rPrChange>
        </w:rPr>
        <w:instrText>/</w:instrText>
      </w:r>
      <w:r w:rsidR="00A1484A">
        <w:instrText>learning</w:instrText>
      </w:r>
      <w:r w:rsidR="00A1484A" w:rsidRPr="0068314F">
        <w:rPr>
          <w:lang w:val="ru-RU"/>
          <w:rPrChange w:id="15" w:author="Igor Sychev" w:date="2020-02-21T22:21:00Z">
            <w:rPr/>
          </w:rPrChange>
        </w:rPr>
        <w:instrText>/</w:instrText>
      </w:r>
      <w:r w:rsidR="00A1484A">
        <w:instrText>community</w:instrText>
      </w:r>
      <w:r w:rsidR="00A1484A" w:rsidRPr="0068314F">
        <w:rPr>
          <w:lang w:val="ru-RU"/>
          <w:rPrChange w:id="16" w:author="Igor Sychev" w:date="2020-02-21T22:21:00Z">
            <w:rPr/>
          </w:rPrChange>
        </w:rPr>
        <w:instrText>-</w:instrText>
      </w:r>
      <w:r w:rsidR="00A1484A">
        <w:instrText>blog</w:instrText>
      </w:r>
      <w:r w:rsidR="00A1484A" w:rsidRPr="0068314F">
        <w:rPr>
          <w:lang w:val="ru-RU"/>
          <w:rPrChange w:id="17" w:author="Igor Sychev" w:date="2020-02-21T22:21:00Z">
            <w:rPr/>
          </w:rPrChange>
        </w:rPr>
        <w:instrText>-</w:instrText>
      </w:r>
      <w:r w:rsidR="00A1484A">
        <w:instrText>post</w:instrText>
      </w:r>
      <w:r w:rsidR="00A1484A" w:rsidRPr="0068314F">
        <w:rPr>
          <w:lang w:val="ru-RU"/>
          <w:rPrChange w:id="18" w:author="Igor Sychev" w:date="2020-02-21T22:21:00Z">
            <w:rPr/>
          </w:rPrChange>
        </w:rPr>
        <w:instrText>.</w:instrText>
      </w:r>
      <w:r w:rsidR="00A1484A">
        <w:instrText>aspx</w:instrText>
      </w:r>
      <w:r w:rsidR="00A1484A" w:rsidRPr="0068314F">
        <w:rPr>
          <w:lang w:val="ru-RU"/>
          <w:rPrChange w:id="19" w:author="Igor Sychev" w:date="2020-02-21T22:21:00Z">
            <w:rPr/>
          </w:rPrChange>
        </w:rPr>
        <w:instrText>?</w:instrText>
      </w:r>
      <w:r w:rsidR="00A1484A">
        <w:instrText>BlogId</w:instrText>
      </w:r>
      <w:r w:rsidR="00A1484A" w:rsidRPr="0068314F">
        <w:rPr>
          <w:lang w:val="ru-RU"/>
          <w:rPrChange w:id="20" w:author="Igor Sychev" w:date="2020-02-21T22:21:00Z">
            <w:rPr/>
          </w:rPrChange>
        </w:rPr>
        <w:instrText>=8&amp;</w:instrText>
      </w:r>
      <w:r w:rsidR="00A1484A">
        <w:instrText>Id</w:instrText>
      </w:r>
      <w:r w:rsidR="00A1484A" w:rsidRPr="0068314F">
        <w:rPr>
          <w:lang w:val="ru-RU"/>
          <w:rPrChange w:id="21" w:author="Igor Sychev" w:date="2020-02-21T22:21:00Z">
            <w:rPr/>
          </w:rPrChange>
        </w:rPr>
        <w:instrText>=375281" \</w:instrText>
      </w:r>
      <w:r w:rsidR="00A1484A">
        <w:instrText>t</w:instrText>
      </w:r>
      <w:r w:rsidR="00A1484A" w:rsidRPr="0068314F">
        <w:rPr>
          <w:lang w:val="ru-RU"/>
          <w:rPrChange w:id="22" w:author="Igor Sychev" w:date="2020-02-21T22:21:00Z">
            <w:rPr/>
          </w:rPrChange>
        </w:rPr>
        <w:instrText xml:space="preserve"> "_</w:instrText>
      </w:r>
      <w:r w:rsidR="00A1484A">
        <w:instrText>blank</w:instrText>
      </w:r>
      <w:r w:rsidR="00A1484A" w:rsidRPr="0068314F">
        <w:rPr>
          <w:lang w:val="ru-RU"/>
          <w:rPrChange w:id="23" w:author="Igor Sychev" w:date="2020-02-21T22:21:00Z">
            <w:rPr/>
          </w:rPrChange>
        </w:rPr>
        <w:instrText>" \</w:instrText>
      </w:r>
      <w:r w:rsidR="00A1484A">
        <w:instrText>o</w:instrText>
      </w:r>
      <w:r w:rsidR="00A1484A" w:rsidRPr="0068314F">
        <w:rPr>
          <w:lang w:val="ru-RU"/>
          <w:rPrChange w:id="24" w:author="Igor Sychev" w:date="2020-02-21T22:21:00Z">
            <w:rPr/>
          </w:rPrChange>
        </w:rPr>
        <w:instrText xml:space="preserve"> "</w:instrText>
      </w:r>
      <w:r w:rsidR="00A1484A">
        <w:instrText>https</w:instrText>
      </w:r>
      <w:r w:rsidR="00A1484A" w:rsidRPr="0068314F">
        <w:rPr>
          <w:lang w:val="ru-RU"/>
          <w:rPrChange w:id="25" w:author="Igor Sychev" w:date="2020-02-21T22:21:00Z">
            <w:rPr/>
          </w:rPrChange>
        </w:rPr>
        <w:instrText>://</w:instrText>
      </w:r>
      <w:r w:rsidR="00A1484A">
        <w:instrText>www</w:instrText>
      </w:r>
      <w:r w:rsidR="00A1484A" w:rsidRPr="0068314F">
        <w:rPr>
          <w:lang w:val="ru-RU"/>
          <w:rPrChange w:id="26" w:author="Igor Sychev" w:date="2020-02-21T22:21:00Z">
            <w:rPr/>
          </w:rPrChange>
        </w:rPr>
        <w:instrText>.</w:instrText>
      </w:r>
      <w:r w:rsidR="00A1484A">
        <w:instrText>microsoft</w:instrText>
      </w:r>
      <w:r w:rsidR="00A1484A" w:rsidRPr="0068314F">
        <w:rPr>
          <w:lang w:val="ru-RU"/>
          <w:rPrChange w:id="27" w:author="Igor Sychev" w:date="2020-02-21T22:21:00Z">
            <w:rPr/>
          </w:rPrChange>
        </w:rPr>
        <w:instrText>.</w:instrText>
      </w:r>
      <w:r w:rsidR="00A1484A">
        <w:instrText>com</w:instrText>
      </w:r>
      <w:r w:rsidR="00A1484A" w:rsidRPr="0068314F">
        <w:rPr>
          <w:lang w:val="ru-RU"/>
          <w:rPrChange w:id="28" w:author="Igor Sychev" w:date="2020-02-21T22:21:00Z">
            <w:rPr/>
          </w:rPrChange>
        </w:rPr>
        <w:instrText>/</w:instrText>
      </w:r>
      <w:r w:rsidR="00A1484A">
        <w:instrText>en</w:instrText>
      </w:r>
      <w:r w:rsidR="00A1484A" w:rsidRPr="0068314F">
        <w:rPr>
          <w:lang w:val="ru-RU"/>
          <w:rPrChange w:id="29" w:author="Igor Sychev" w:date="2020-02-21T22:21:00Z">
            <w:rPr/>
          </w:rPrChange>
        </w:rPr>
        <w:instrText>-</w:instrText>
      </w:r>
      <w:r w:rsidR="00A1484A">
        <w:instrText>us</w:instrText>
      </w:r>
      <w:r w:rsidR="00A1484A" w:rsidRPr="0068314F">
        <w:rPr>
          <w:lang w:val="ru-RU"/>
          <w:rPrChange w:id="30" w:author="Igor Sychev" w:date="2020-02-21T22:21:00Z">
            <w:rPr/>
          </w:rPrChange>
        </w:rPr>
        <w:instrText>/</w:instrText>
      </w:r>
      <w:r w:rsidR="00A1484A">
        <w:instrText>learning</w:instrText>
      </w:r>
      <w:r w:rsidR="00A1484A" w:rsidRPr="0068314F">
        <w:rPr>
          <w:lang w:val="ru-RU"/>
          <w:rPrChange w:id="31" w:author="Igor Sychev" w:date="2020-02-21T22:21:00Z">
            <w:rPr/>
          </w:rPrChange>
        </w:rPr>
        <w:instrText>/</w:instrText>
      </w:r>
      <w:r w:rsidR="00A1484A">
        <w:instrText>community</w:instrText>
      </w:r>
      <w:r w:rsidR="00A1484A" w:rsidRPr="0068314F">
        <w:rPr>
          <w:lang w:val="ru-RU"/>
          <w:rPrChange w:id="32" w:author="Igor Sychev" w:date="2020-02-21T22:21:00Z">
            <w:rPr/>
          </w:rPrChange>
        </w:rPr>
        <w:instrText>-</w:instrText>
      </w:r>
      <w:r w:rsidR="00A1484A">
        <w:instrText>blog</w:instrText>
      </w:r>
      <w:r w:rsidR="00A1484A" w:rsidRPr="0068314F">
        <w:rPr>
          <w:lang w:val="ru-RU"/>
          <w:rPrChange w:id="33" w:author="Igor Sychev" w:date="2020-02-21T22:21:00Z">
            <w:rPr/>
          </w:rPrChange>
        </w:rPr>
        <w:instrText>-</w:instrText>
      </w:r>
      <w:r w:rsidR="00A1484A">
        <w:instrText>post</w:instrText>
      </w:r>
      <w:r w:rsidR="00A1484A" w:rsidRPr="0068314F">
        <w:rPr>
          <w:lang w:val="ru-RU"/>
          <w:rPrChange w:id="34" w:author="Igor Sychev" w:date="2020-02-21T22:21:00Z">
            <w:rPr/>
          </w:rPrChange>
        </w:rPr>
        <w:instrText>.</w:instrText>
      </w:r>
      <w:r w:rsidR="00A1484A">
        <w:instrText>aspx</w:instrText>
      </w:r>
      <w:r w:rsidR="00A1484A" w:rsidRPr="0068314F">
        <w:rPr>
          <w:lang w:val="ru-RU"/>
          <w:rPrChange w:id="35" w:author="Igor Sychev" w:date="2020-02-21T22:21:00Z">
            <w:rPr/>
          </w:rPrChange>
        </w:rPr>
        <w:instrText>?</w:instrText>
      </w:r>
      <w:r w:rsidR="00A1484A">
        <w:instrText>blogid</w:instrText>
      </w:r>
      <w:r w:rsidR="00A1484A" w:rsidRPr="0068314F">
        <w:rPr>
          <w:lang w:val="ru-RU"/>
          <w:rPrChange w:id="36" w:author="Igor Sychev" w:date="2020-02-21T22:21:00Z">
            <w:rPr/>
          </w:rPrChange>
        </w:rPr>
        <w:instrText>=8&amp;</w:instrText>
      </w:r>
      <w:r w:rsidR="00A1484A">
        <w:instrText>id</w:instrText>
      </w:r>
      <w:r w:rsidR="00A1484A" w:rsidRPr="0068314F">
        <w:rPr>
          <w:lang w:val="ru-RU"/>
          <w:rPrChange w:id="37" w:author="Igor Sychev" w:date="2020-02-21T22:21:00Z">
            <w:rPr/>
          </w:rPrChange>
        </w:rPr>
        <w:instrText xml:space="preserve">=375281" </w:instrText>
      </w:r>
      <w:r w:rsidR="00A1484A">
        <w:fldChar w:fldCharType="separate"/>
      </w:r>
      <w:r w:rsidRPr="5F846167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https</w:t>
      </w:r>
      <w:r w:rsidRPr="0054064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://</w:t>
      </w:r>
      <w:r w:rsidRPr="5F846167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www</w:t>
      </w:r>
      <w:r w:rsidRPr="0054064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.</w:t>
      </w:r>
      <w:r w:rsidRPr="5F846167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microsoft</w:t>
      </w:r>
      <w:r w:rsidRPr="0054064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.</w:t>
      </w:r>
      <w:r w:rsidRPr="5F846167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com</w:t>
      </w:r>
      <w:r w:rsidRPr="0054064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/</w:t>
      </w:r>
      <w:r w:rsidRPr="5F846167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en</w:t>
      </w:r>
      <w:r w:rsidRPr="0054064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-</w:t>
      </w:r>
      <w:r w:rsidRPr="5F846167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us</w:t>
      </w:r>
      <w:r w:rsidRPr="0054064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/</w:t>
      </w:r>
      <w:r w:rsidRPr="5F846167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learning</w:t>
      </w:r>
      <w:r w:rsidRPr="0054064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/</w:t>
      </w:r>
      <w:r w:rsidRPr="5F846167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community</w:t>
      </w:r>
      <w:r w:rsidRPr="0054064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-</w:t>
      </w:r>
      <w:r w:rsidRPr="5F846167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blog</w:t>
      </w:r>
      <w:r w:rsidRPr="0054064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-</w:t>
      </w:r>
      <w:r w:rsidRPr="5F846167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post</w:t>
      </w:r>
      <w:r w:rsidRPr="0054064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.</w:t>
      </w:r>
      <w:r w:rsidRPr="5F846167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aspx</w:t>
      </w:r>
      <w:r w:rsidRPr="0054064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?</w:t>
      </w:r>
      <w:r w:rsidRPr="5F846167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BlogId</w:t>
      </w:r>
      <w:r w:rsidRPr="0054064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=8&amp;</w:t>
      </w:r>
      <w:r w:rsidRPr="5F846167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Id</w:t>
      </w:r>
      <w:r w:rsidRPr="0054064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=375281</w:t>
      </w:r>
      <w:r w:rsidR="00A1484A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fldChar w:fldCharType="end"/>
      </w:r>
      <w:r w:rsidRPr="0054064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6E5BD574" w14:textId="29AF287B" w:rsidR="00CF04E9" w:rsidRDefault="5F846167" w:rsidP="00CF04E9">
      <w:pPr>
        <w:rPr>
          <w:lang w:val="ru-RU"/>
        </w:rPr>
      </w:pPr>
      <w:r w:rsidRPr="5F846167">
        <w:rPr>
          <w:lang w:val="ru-RU"/>
        </w:rPr>
        <w:t xml:space="preserve">Сами экзамены будут доступны в конце марта-начале апреля (кроме экзамена для разработчиков, который будет доступен уже 24 февраля), а старые экзамены можно будет сдать еще 3 месяца после анонса новых, </w:t>
      </w:r>
      <w:proofErr w:type="gramStart"/>
      <w:r w:rsidRPr="5F846167">
        <w:rPr>
          <w:lang w:val="ru-RU"/>
        </w:rPr>
        <w:t>т.е.</w:t>
      </w:r>
      <w:proofErr w:type="gramEnd"/>
      <w:r w:rsidRPr="5F846167">
        <w:rPr>
          <w:lang w:val="ru-RU"/>
        </w:rPr>
        <w:t xml:space="preserve"> до конца июня 2020 года (конца финансового года у </w:t>
      </w:r>
      <w:r>
        <w:t>Microsoft</w:t>
      </w:r>
      <w:r w:rsidRPr="5F846167">
        <w:rPr>
          <w:lang w:val="ru-RU"/>
        </w:rPr>
        <w:t xml:space="preserve">). </w:t>
      </w:r>
    </w:p>
    <w:p w14:paraId="54A35D5F" w14:textId="1E119A8D" w:rsidR="00CF04E9" w:rsidRDefault="5F846167" w:rsidP="00CF04E9">
      <w:pPr>
        <w:rPr>
          <w:lang w:val="ru-RU"/>
        </w:rPr>
      </w:pPr>
      <w:r w:rsidRPr="5F846167">
        <w:rPr>
          <w:lang w:val="ru-RU"/>
        </w:rPr>
        <w:t xml:space="preserve">Кажется, что </w:t>
      </w:r>
      <w:r>
        <w:t>Microsoft</w:t>
      </w:r>
      <w:r w:rsidRPr="5F846167">
        <w:rPr>
          <w:lang w:val="ru-RU"/>
        </w:rPr>
        <w:t xml:space="preserve"> вынесла уроки с прошлого анонса, когда “бомбило” и “подгорало” очень сильно. В частности, после ввода новых экзаменов, новые сертификаты не вводятся: как были </w:t>
      </w:r>
      <w:r>
        <w:t>administrator</w:t>
      </w:r>
      <w:r w:rsidRPr="5F846167">
        <w:rPr>
          <w:lang w:val="ru-RU"/>
        </w:rPr>
        <w:t>/</w:t>
      </w:r>
      <w:r>
        <w:t>developer</w:t>
      </w:r>
      <w:r w:rsidRPr="5F846167">
        <w:rPr>
          <w:lang w:val="ru-RU"/>
        </w:rPr>
        <w:t>/</w:t>
      </w:r>
      <w:r>
        <w:t>architect</w:t>
      </w:r>
      <w:r w:rsidRPr="0054064C">
        <w:rPr>
          <w:lang w:val="ru-RU"/>
        </w:rPr>
        <w:t>,</w:t>
      </w:r>
      <w:r w:rsidRPr="5F846167">
        <w:rPr>
          <w:lang w:val="ru-RU"/>
        </w:rPr>
        <w:t xml:space="preserve"> так и остались. В общем, умножения на ноль не произошло и для внешнего наблюдателя как бы ничего не изменилось, </w:t>
      </w:r>
      <w:proofErr w:type="gramStart"/>
      <w:r w:rsidRPr="5F846167">
        <w:rPr>
          <w:lang w:val="ru-RU"/>
        </w:rPr>
        <w:t>т.к.</w:t>
      </w:r>
      <w:proofErr w:type="gramEnd"/>
      <w:r w:rsidRPr="5F846167">
        <w:rPr>
          <w:lang w:val="ru-RU"/>
        </w:rPr>
        <w:t xml:space="preserve"> и раньше видны были сертификаты, а не экзамены. </w:t>
      </w:r>
    </w:p>
    <w:p w14:paraId="2073058F" w14:textId="2462DB4E" w:rsidR="00CF04E9" w:rsidRDefault="5F846167">
      <w:pPr>
        <w:rPr>
          <w:rFonts w:ascii="Segoe UI" w:eastAsia="Times New Roman" w:hAnsi="Segoe UI" w:cs="Segoe UI"/>
          <w:sz w:val="21"/>
          <w:szCs w:val="21"/>
          <w:lang w:val="ru-RU"/>
        </w:rPr>
      </w:pPr>
      <w:r w:rsidRPr="5F846167">
        <w:rPr>
          <w:rFonts w:ascii="Segoe UI" w:eastAsia="Times New Roman" w:hAnsi="Segoe UI" w:cs="Segoe UI"/>
          <w:sz w:val="21"/>
          <w:szCs w:val="21"/>
          <w:lang w:val="ru-RU"/>
        </w:rPr>
        <w:t>В этой статье я расскажу, что же изменилось в экзаменах</w:t>
      </w:r>
    </w:p>
    <w:p w14:paraId="3BFCE480" w14:textId="6BEDBE0C" w:rsidR="00F23A8A" w:rsidRPr="00F23A8A" w:rsidRDefault="00F23A8A">
      <w:pPr>
        <w:rPr>
          <w:rFonts w:ascii="Segoe UI" w:eastAsia="Times New Roman" w:hAnsi="Segoe UI" w:cs="Segoe UI"/>
          <w:sz w:val="21"/>
          <w:szCs w:val="21"/>
          <w:lang w:val="ru-RU"/>
        </w:rPr>
      </w:pPr>
      <w:r w:rsidRPr="00F23A8A">
        <w:rPr>
          <w:rFonts w:ascii="Segoe UI" w:eastAsia="Times New Roman" w:hAnsi="Segoe UI" w:cs="Segoe UI"/>
          <w:sz w:val="21"/>
          <w:szCs w:val="21"/>
          <w:lang w:val="ru-RU"/>
        </w:rPr>
        <w:t>&lt;</w:t>
      </w:r>
      <w:r>
        <w:rPr>
          <w:rFonts w:ascii="Segoe UI" w:eastAsia="Times New Roman" w:hAnsi="Segoe UI" w:cs="Segoe UI"/>
          <w:sz w:val="21"/>
          <w:szCs w:val="21"/>
        </w:rPr>
        <w:t>cut</w:t>
      </w:r>
      <w:r w:rsidRPr="00F23A8A">
        <w:rPr>
          <w:rFonts w:ascii="Segoe UI" w:eastAsia="Times New Roman" w:hAnsi="Segoe UI" w:cs="Segoe UI"/>
          <w:sz w:val="21"/>
          <w:szCs w:val="21"/>
          <w:lang w:val="ru-RU"/>
        </w:rPr>
        <w:t>/&gt;</w:t>
      </w:r>
    </w:p>
    <w:p w14:paraId="2E13CC6C" w14:textId="6BDA1CDB" w:rsidR="00FF2925" w:rsidRDefault="5F846167">
      <w:pPr>
        <w:rPr>
          <w:lang w:val="ru-RU"/>
        </w:rPr>
      </w:pPr>
      <w:r w:rsidRPr="5F846167">
        <w:rPr>
          <w:lang w:val="ru-RU"/>
        </w:rPr>
        <w:t xml:space="preserve">Сообщество редко радуется изменению экзаменов, </w:t>
      </w:r>
      <w:proofErr w:type="gramStart"/>
      <w:r w:rsidRPr="5F846167">
        <w:rPr>
          <w:lang w:val="ru-RU"/>
        </w:rPr>
        <w:t>т.к.</w:t>
      </w:r>
      <w:proofErr w:type="gramEnd"/>
      <w:r w:rsidRPr="5F846167">
        <w:rPr>
          <w:lang w:val="ru-RU"/>
        </w:rPr>
        <w:t xml:space="preserve"> каждый раз это умножает на ноль их предыдущие экзамены (даже если это не совсем так, то сообщество все равно воспринимает это так). Но тут, “не все так однозначно”.  </w:t>
      </w:r>
    </w:p>
    <w:p w14:paraId="77EB0939" w14:textId="77777777" w:rsidR="00A83FC9" w:rsidRPr="00D10490" w:rsidRDefault="008877FC">
      <w:pPr>
        <w:rPr>
          <w:b/>
          <w:bCs/>
          <w:lang w:val="ru-RU"/>
        </w:rPr>
      </w:pPr>
      <w:r w:rsidRPr="00D10490">
        <w:rPr>
          <w:b/>
          <w:bCs/>
          <w:lang w:val="ru-RU"/>
        </w:rPr>
        <w:t xml:space="preserve">Почему вообще понадобились новые экзамены? </w:t>
      </w:r>
    </w:p>
    <w:p w14:paraId="09FB6065" w14:textId="1CB83EC8" w:rsidR="00A83FC9" w:rsidRDefault="0D8E7F1A">
      <w:pPr>
        <w:rPr>
          <w:lang w:val="ru-RU"/>
        </w:rPr>
      </w:pPr>
      <w:r w:rsidRPr="0054064C">
        <w:rPr>
          <w:lang w:val="ru-RU"/>
        </w:rPr>
        <w:t xml:space="preserve">На этот вопрос </w:t>
      </w:r>
      <w:r>
        <w:t>Microsoft</w:t>
      </w:r>
      <w:r w:rsidRPr="0D8E7F1A">
        <w:rPr>
          <w:lang w:val="ru-RU"/>
        </w:rPr>
        <w:t xml:space="preserve"> в своем блоге ответила, что у </w:t>
      </w:r>
      <w:proofErr w:type="spellStart"/>
      <w:r w:rsidRPr="0D8E7F1A">
        <w:rPr>
          <w:lang w:val="ru-RU"/>
        </w:rPr>
        <w:t>ниё</w:t>
      </w:r>
      <w:proofErr w:type="spellEnd"/>
      <w:r w:rsidRPr="0D8E7F1A">
        <w:rPr>
          <w:lang w:val="ru-RU"/>
        </w:rPr>
        <w:t xml:space="preserve"> не было четкого понимания, какие реально роли существуют, и поэтому она не до конца правильно распределила контент по сертификатам. Это был официальный ответ компании. </w:t>
      </w:r>
    </w:p>
    <w:p w14:paraId="1A7A89A5" w14:textId="1EA3CF3E" w:rsidR="008877FC" w:rsidRDefault="0D8E7F1A">
      <w:pPr>
        <w:rPr>
          <w:lang w:val="ru-RU"/>
        </w:rPr>
      </w:pPr>
      <w:r w:rsidRPr="0D8E7F1A">
        <w:rPr>
          <w:lang w:val="ru-RU"/>
        </w:rPr>
        <w:t xml:space="preserve">Но этот ответ подходит для тех, кто плохо помнит первичную реакцию на новые экзамены. Я тоже из их числа, но у меня остались записи в блоге. Еще когда экзамены только появились, уже тогда я был недоволен наличием в курсе по разработке разделов по </w:t>
      </w:r>
      <w:r>
        <w:t>azure</w:t>
      </w:r>
      <w:r w:rsidRPr="0D8E7F1A">
        <w:rPr>
          <w:lang w:val="ru-RU"/>
        </w:rPr>
        <w:t xml:space="preserve"> </w:t>
      </w:r>
      <w:r>
        <w:t>batch</w:t>
      </w:r>
      <w:r w:rsidRPr="0D8E7F1A">
        <w:rPr>
          <w:lang w:val="ru-RU"/>
        </w:rPr>
        <w:t xml:space="preserve">, </w:t>
      </w:r>
      <w:r>
        <w:t>azure</w:t>
      </w:r>
      <w:r w:rsidRPr="0D8E7F1A">
        <w:rPr>
          <w:lang w:val="ru-RU"/>
        </w:rPr>
        <w:t xml:space="preserve"> </w:t>
      </w:r>
      <w:r>
        <w:t>mobile</w:t>
      </w:r>
      <w:r w:rsidRPr="0D8E7F1A">
        <w:rPr>
          <w:lang w:val="ru-RU"/>
        </w:rPr>
        <w:t xml:space="preserve"> </w:t>
      </w:r>
      <w:r>
        <w:t>apps</w:t>
      </w:r>
      <w:r w:rsidRPr="0D8E7F1A">
        <w:rPr>
          <w:lang w:val="ru-RU"/>
        </w:rPr>
        <w:t xml:space="preserve"> и </w:t>
      </w:r>
      <w:proofErr w:type="gramStart"/>
      <w:r w:rsidRPr="0D8E7F1A">
        <w:rPr>
          <w:lang w:val="ru-RU"/>
        </w:rPr>
        <w:t>т.п.</w:t>
      </w:r>
      <w:proofErr w:type="gramEnd"/>
      <w:r w:rsidRPr="0D8E7F1A">
        <w:rPr>
          <w:lang w:val="ru-RU"/>
        </w:rPr>
        <w:t xml:space="preserve"> И я такой был не один. На мой субъективный взгляд, экзамены составлялись (или, по крайней мере, финальные правки делались) людьми, достаточно далекими от реальной разработки, которые исходили из своего </w:t>
      </w:r>
      <w:r w:rsidRPr="0054064C">
        <w:rPr>
          <w:b/>
          <w:bCs/>
          <w:i/>
          <w:iCs/>
          <w:lang w:val="ru-RU"/>
        </w:rPr>
        <w:t xml:space="preserve">теоретического </w:t>
      </w:r>
      <w:r w:rsidRPr="0D8E7F1A">
        <w:rPr>
          <w:lang w:val="ru-RU"/>
        </w:rPr>
        <w:t>опыта.</w:t>
      </w:r>
    </w:p>
    <w:p w14:paraId="1520CA8D" w14:textId="1C260F64" w:rsidR="00CF04E9" w:rsidRDefault="00CF04E9">
      <w:pPr>
        <w:rPr>
          <w:lang w:val="ru-RU"/>
        </w:rPr>
      </w:pPr>
      <w:r>
        <w:rPr>
          <w:lang w:val="ru-RU"/>
        </w:rPr>
        <w:t>Давайте перейдем к разбору изменений в экзаменах.</w:t>
      </w:r>
    </w:p>
    <w:p w14:paraId="37F13B53" w14:textId="77777777" w:rsidR="00CF04E9" w:rsidRPr="0054064C" w:rsidRDefault="00CF04E9">
      <w:pPr>
        <w:rPr>
          <w:lang w:val="ru-RU"/>
        </w:rPr>
      </w:pPr>
    </w:p>
    <w:p w14:paraId="7B2920DA" w14:textId="553A4837" w:rsidR="00CF04E9" w:rsidRPr="00940B14" w:rsidRDefault="00CF04E9">
      <w:pPr>
        <w:rPr>
          <w:b/>
          <w:bCs/>
          <w:lang w:val="ru-RU"/>
        </w:rPr>
      </w:pPr>
      <w:r w:rsidRPr="00940B14">
        <w:rPr>
          <w:b/>
          <w:bCs/>
        </w:rPr>
        <w:t>AZ</w:t>
      </w:r>
      <w:r w:rsidRPr="00940B14">
        <w:rPr>
          <w:b/>
          <w:bCs/>
          <w:lang w:val="ru-RU"/>
        </w:rPr>
        <w:t>-203/</w:t>
      </w:r>
      <w:r w:rsidRPr="00940B14">
        <w:rPr>
          <w:b/>
          <w:bCs/>
        </w:rPr>
        <w:t>AZ</w:t>
      </w:r>
      <w:r w:rsidRPr="00940B14">
        <w:rPr>
          <w:b/>
          <w:bCs/>
          <w:lang w:val="ru-RU"/>
        </w:rPr>
        <w:t>-204</w:t>
      </w:r>
    </w:p>
    <w:p w14:paraId="55F9250A" w14:textId="0D5B51F9" w:rsidR="0066112C" w:rsidRPr="0066112C" w:rsidRDefault="0066112C">
      <w:pPr>
        <w:rPr>
          <w:rFonts w:ascii="Segoe UI" w:eastAsia="Times New Roman" w:hAnsi="Segoe UI" w:cs="Segoe UI"/>
          <w:sz w:val="21"/>
          <w:szCs w:val="21"/>
          <w:lang w:val="ru-RU"/>
        </w:rPr>
      </w:pPr>
      <w:r>
        <w:rPr>
          <w:lang w:val="ru-RU"/>
        </w:rPr>
        <w:t xml:space="preserve">Анализ изменений сделан на основании официального </w:t>
      </w:r>
      <w:r>
        <w:t>skill</w:t>
      </w:r>
      <w:r w:rsidRPr="0066112C">
        <w:rPr>
          <w:lang w:val="ru-RU"/>
        </w:rPr>
        <w:t xml:space="preserve"> </w:t>
      </w:r>
      <w:r>
        <w:t>measurements</w:t>
      </w:r>
      <w:r w:rsidRPr="0066112C">
        <w:rPr>
          <w:lang w:val="ru-RU"/>
        </w:rPr>
        <w:t xml:space="preserve"> </w:t>
      </w:r>
      <w:r w:rsidR="00A1484A">
        <w:fldChar w:fldCharType="begin"/>
      </w:r>
      <w:r w:rsidR="00A1484A" w:rsidRPr="0068314F">
        <w:rPr>
          <w:lang w:val="ru-RU"/>
          <w:rPrChange w:id="38" w:author="Igor Sychev" w:date="2020-02-21T22:21:00Z">
            <w:rPr/>
          </w:rPrChange>
        </w:rPr>
        <w:instrText xml:space="preserve"> </w:instrText>
      </w:r>
      <w:r w:rsidR="00A1484A">
        <w:instrText>HYPERLINK</w:instrText>
      </w:r>
      <w:r w:rsidR="00A1484A" w:rsidRPr="0068314F">
        <w:rPr>
          <w:lang w:val="ru-RU"/>
          <w:rPrChange w:id="39" w:author="Igor Sychev" w:date="2020-02-21T22:21:00Z">
            <w:rPr/>
          </w:rPrChange>
        </w:rPr>
        <w:instrText xml:space="preserve"> "</w:instrText>
      </w:r>
      <w:r w:rsidR="00A1484A">
        <w:instrText>https</w:instrText>
      </w:r>
      <w:r w:rsidR="00A1484A" w:rsidRPr="0068314F">
        <w:rPr>
          <w:lang w:val="ru-RU"/>
          <w:rPrChange w:id="40" w:author="Igor Sychev" w:date="2020-02-21T22:21:00Z">
            <w:rPr/>
          </w:rPrChange>
        </w:rPr>
        <w:instrText>://</w:instrText>
      </w:r>
      <w:r w:rsidR="00A1484A">
        <w:instrText>query</w:instrText>
      </w:r>
      <w:r w:rsidR="00A1484A" w:rsidRPr="0068314F">
        <w:rPr>
          <w:lang w:val="ru-RU"/>
          <w:rPrChange w:id="41" w:author="Igor Sychev" w:date="2020-02-21T22:21:00Z">
            <w:rPr/>
          </w:rPrChange>
        </w:rPr>
        <w:instrText>.</w:instrText>
      </w:r>
      <w:r w:rsidR="00A1484A">
        <w:instrText>prod</w:instrText>
      </w:r>
      <w:r w:rsidR="00A1484A" w:rsidRPr="0068314F">
        <w:rPr>
          <w:lang w:val="ru-RU"/>
          <w:rPrChange w:id="42" w:author="Igor Sychev" w:date="2020-02-21T22:21:00Z">
            <w:rPr/>
          </w:rPrChange>
        </w:rPr>
        <w:instrText>.</w:instrText>
      </w:r>
      <w:r w:rsidR="00A1484A">
        <w:instrText>cms</w:instrText>
      </w:r>
      <w:r w:rsidR="00A1484A" w:rsidRPr="0068314F">
        <w:rPr>
          <w:lang w:val="ru-RU"/>
          <w:rPrChange w:id="43" w:author="Igor Sychev" w:date="2020-02-21T22:21:00Z">
            <w:rPr/>
          </w:rPrChange>
        </w:rPr>
        <w:instrText>.</w:instrText>
      </w:r>
      <w:r w:rsidR="00A1484A">
        <w:instrText>rt</w:instrText>
      </w:r>
      <w:r w:rsidR="00A1484A" w:rsidRPr="0068314F">
        <w:rPr>
          <w:lang w:val="ru-RU"/>
          <w:rPrChange w:id="44" w:author="Igor Sychev" w:date="2020-02-21T22:21:00Z">
            <w:rPr/>
          </w:rPrChange>
        </w:rPr>
        <w:instrText>.</w:instrText>
      </w:r>
      <w:r w:rsidR="00A1484A">
        <w:instrText>microsoft</w:instrText>
      </w:r>
      <w:r w:rsidR="00A1484A" w:rsidRPr="0068314F">
        <w:rPr>
          <w:lang w:val="ru-RU"/>
          <w:rPrChange w:id="45" w:author="Igor Sychev" w:date="2020-02-21T22:21:00Z">
            <w:rPr/>
          </w:rPrChange>
        </w:rPr>
        <w:instrText>.</w:instrText>
      </w:r>
      <w:r w:rsidR="00A1484A">
        <w:instrText>com</w:instrText>
      </w:r>
      <w:r w:rsidR="00A1484A" w:rsidRPr="0068314F">
        <w:rPr>
          <w:lang w:val="ru-RU"/>
          <w:rPrChange w:id="46" w:author="Igor Sychev" w:date="2020-02-21T22:21:00Z">
            <w:rPr/>
          </w:rPrChange>
        </w:rPr>
        <w:instrText>/</w:instrText>
      </w:r>
      <w:r w:rsidR="00A1484A">
        <w:instrText>cms</w:instrText>
      </w:r>
      <w:r w:rsidR="00A1484A" w:rsidRPr="0068314F">
        <w:rPr>
          <w:lang w:val="ru-RU"/>
          <w:rPrChange w:id="47" w:author="Igor Sychev" w:date="2020-02-21T22:21:00Z">
            <w:rPr/>
          </w:rPrChange>
        </w:rPr>
        <w:instrText>/</w:instrText>
      </w:r>
      <w:r w:rsidR="00A1484A">
        <w:instrText>api</w:instrText>
      </w:r>
      <w:r w:rsidR="00A1484A" w:rsidRPr="0068314F">
        <w:rPr>
          <w:lang w:val="ru-RU"/>
          <w:rPrChange w:id="48" w:author="Igor Sychev" w:date="2020-02-21T22:21:00Z">
            <w:rPr/>
          </w:rPrChange>
        </w:rPr>
        <w:instrText>/</w:instrText>
      </w:r>
      <w:r w:rsidR="00A1484A">
        <w:instrText>am</w:instrText>
      </w:r>
      <w:r w:rsidR="00A1484A" w:rsidRPr="0068314F">
        <w:rPr>
          <w:lang w:val="ru-RU"/>
          <w:rPrChange w:id="49" w:author="Igor Sychev" w:date="2020-02-21T22:21:00Z">
            <w:rPr/>
          </w:rPrChange>
        </w:rPr>
        <w:instrText>/</w:instrText>
      </w:r>
      <w:r w:rsidR="00A1484A">
        <w:instrText>binary</w:instrText>
      </w:r>
      <w:r w:rsidR="00A1484A" w:rsidRPr="0068314F">
        <w:rPr>
          <w:lang w:val="ru-RU"/>
          <w:rPrChange w:id="50" w:author="Igor Sychev" w:date="2020-02-21T22:21:00Z">
            <w:rPr/>
          </w:rPrChange>
        </w:rPr>
        <w:instrText>/</w:instrText>
      </w:r>
      <w:r w:rsidR="00A1484A">
        <w:instrText>RE</w:instrText>
      </w:r>
      <w:r w:rsidR="00A1484A" w:rsidRPr="0068314F">
        <w:rPr>
          <w:lang w:val="ru-RU"/>
          <w:rPrChange w:id="51" w:author="Igor Sychev" w:date="2020-02-21T22:21:00Z">
            <w:rPr/>
          </w:rPrChange>
        </w:rPr>
        <w:instrText>3</w:instrText>
      </w:r>
      <w:r w:rsidR="00A1484A">
        <w:instrText>VEHC</w:instrText>
      </w:r>
      <w:r w:rsidR="00A1484A" w:rsidRPr="0068314F">
        <w:rPr>
          <w:lang w:val="ru-RU"/>
          <w:rPrChange w:id="52" w:author="Igor Sychev" w:date="2020-02-21T22:21:00Z">
            <w:rPr/>
          </w:rPrChange>
        </w:rPr>
        <w:instrText>" \</w:instrText>
      </w:r>
      <w:r w:rsidR="00A1484A">
        <w:instrText>t</w:instrText>
      </w:r>
      <w:r w:rsidR="00A1484A" w:rsidRPr="0068314F">
        <w:rPr>
          <w:lang w:val="ru-RU"/>
          <w:rPrChange w:id="53" w:author="Igor Sychev" w:date="2020-02-21T22:21:00Z">
            <w:rPr/>
          </w:rPrChange>
        </w:rPr>
        <w:instrText xml:space="preserve"> "_</w:instrText>
      </w:r>
      <w:r w:rsidR="00A1484A">
        <w:instrText>blank</w:instrText>
      </w:r>
      <w:r w:rsidR="00A1484A" w:rsidRPr="0068314F">
        <w:rPr>
          <w:lang w:val="ru-RU"/>
          <w:rPrChange w:id="54" w:author="Igor Sychev" w:date="2020-02-21T22:21:00Z">
            <w:rPr/>
          </w:rPrChange>
        </w:rPr>
        <w:instrText>" \</w:instrText>
      </w:r>
      <w:r w:rsidR="00A1484A">
        <w:instrText>o</w:instrText>
      </w:r>
      <w:r w:rsidR="00A1484A" w:rsidRPr="0068314F">
        <w:rPr>
          <w:lang w:val="ru-RU"/>
          <w:rPrChange w:id="55" w:author="Igor Sychev" w:date="2020-02-21T22:21:00Z">
            <w:rPr/>
          </w:rPrChange>
        </w:rPr>
        <w:instrText xml:space="preserve"> "</w:instrText>
      </w:r>
      <w:r w:rsidR="00A1484A">
        <w:instrText>https</w:instrText>
      </w:r>
      <w:r w:rsidR="00A1484A" w:rsidRPr="0068314F">
        <w:rPr>
          <w:lang w:val="ru-RU"/>
          <w:rPrChange w:id="56" w:author="Igor Sychev" w:date="2020-02-21T22:21:00Z">
            <w:rPr/>
          </w:rPrChange>
        </w:rPr>
        <w:instrText>://</w:instrText>
      </w:r>
      <w:r w:rsidR="00A1484A">
        <w:instrText>query</w:instrText>
      </w:r>
      <w:r w:rsidR="00A1484A" w:rsidRPr="0068314F">
        <w:rPr>
          <w:lang w:val="ru-RU"/>
          <w:rPrChange w:id="57" w:author="Igor Sychev" w:date="2020-02-21T22:21:00Z">
            <w:rPr/>
          </w:rPrChange>
        </w:rPr>
        <w:instrText>.</w:instrText>
      </w:r>
      <w:r w:rsidR="00A1484A">
        <w:instrText>prod</w:instrText>
      </w:r>
      <w:r w:rsidR="00A1484A" w:rsidRPr="0068314F">
        <w:rPr>
          <w:lang w:val="ru-RU"/>
          <w:rPrChange w:id="58" w:author="Igor Sychev" w:date="2020-02-21T22:21:00Z">
            <w:rPr/>
          </w:rPrChange>
        </w:rPr>
        <w:instrText>.</w:instrText>
      </w:r>
      <w:r w:rsidR="00A1484A">
        <w:instrText>cms</w:instrText>
      </w:r>
      <w:r w:rsidR="00A1484A" w:rsidRPr="0068314F">
        <w:rPr>
          <w:lang w:val="ru-RU"/>
          <w:rPrChange w:id="59" w:author="Igor Sychev" w:date="2020-02-21T22:21:00Z">
            <w:rPr/>
          </w:rPrChange>
        </w:rPr>
        <w:instrText>.</w:instrText>
      </w:r>
      <w:r w:rsidR="00A1484A">
        <w:instrText>rt</w:instrText>
      </w:r>
      <w:r w:rsidR="00A1484A" w:rsidRPr="0068314F">
        <w:rPr>
          <w:lang w:val="ru-RU"/>
          <w:rPrChange w:id="60" w:author="Igor Sychev" w:date="2020-02-21T22:21:00Z">
            <w:rPr/>
          </w:rPrChange>
        </w:rPr>
        <w:instrText>.</w:instrText>
      </w:r>
      <w:r w:rsidR="00A1484A">
        <w:instrText>microsoft</w:instrText>
      </w:r>
      <w:r w:rsidR="00A1484A" w:rsidRPr="0068314F">
        <w:rPr>
          <w:lang w:val="ru-RU"/>
          <w:rPrChange w:id="61" w:author="Igor Sychev" w:date="2020-02-21T22:21:00Z">
            <w:rPr/>
          </w:rPrChange>
        </w:rPr>
        <w:instrText>.</w:instrText>
      </w:r>
      <w:r w:rsidR="00A1484A">
        <w:instrText>com</w:instrText>
      </w:r>
      <w:r w:rsidR="00A1484A" w:rsidRPr="0068314F">
        <w:rPr>
          <w:lang w:val="ru-RU"/>
          <w:rPrChange w:id="62" w:author="Igor Sychev" w:date="2020-02-21T22:21:00Z">
            <w:rPr/>
          </w:rPrChange>
        </w:rPr>
        <w:instrText>/</w:instrText>
      </w:r>
      <w:r w:rsidR="00A1484A">
        <w:instrText>cms</w:instrText>
      </w:r>
      <w:r w:rsidR="00A1484A" w:rsidRPr="0068314F">
        <w:rPr>
          <w:lang w:val="ru-RU"/>
          <w:rPrChange w:id="63" w:author="Igor Sychev" w:date="2020-02-21T22:21:00Z">
            <w:rPr/>
          </w:rPrChange>
        </w:rPr>
        <w:instrText>/</w:instrText>
      </w:r>
      <w:r w:rsidR="00A1484A">
        <w:instrText>api</w:instrText>
      </w:r>
      <w:r w:rsidR="00A1484A" w:rsidRPr="0068314F">
        <w:rPr>
          <w:lang w:val="ru-RU"/>
          <w:rPrChange w:id="64" w:author="Igor Sychev" w:date="2020-02-21T22:21:00Z">
            <w:rPr/>
          </w:rPrChange>
        </w:rPr>
        <w:instrText>/</w:instrText>
      </w:r>
      <w:r w:rsidR="00A1484A">
        <w:instrText>am</w:instrText>
      </w:r>
      <w:r w:rsidR="00A1484A" w:rsidRPr="0068314F">
        <w:rPr>
          <w:lang w:val="ru-RU"/>
          <w:rPrChange w:id="65" w:author="Igor Sychev" w:date="2020-02-21T22:21:00Z">
            <w:rPr/>
          </w:rPrChange>
        </w:rPr>
        <w:instrText>/</w:instrText>
      </w:r>
      <w:r w:rsidR="00A1484A">
        <w:instrText>binary</w:instrText>
      </w:r>
      <w:r w:rsidR="00A1484A" w:rsidRPr="0068314F">
        <w:rPr>
          <w:lang w:val="ru-RU"/>
          <w:rPrChange w:id="66" w:author="Igor Sychev" w:date="2020-02-21T22:21:00Z">
            <w:rPr/>
          </w:rPrChange>
        </w:rPr>
        <w:instrText>/</w:instrText>
      </w:r>
      <w:r w:rsidR="00A1484A">
        <w:instrText>re</w:instrText>
      </w:r>
      <w:r w:rsidR="00A1484A" w:rsidRPr="0068314F">
        <w:rPr>
          <w:lang w:val="ru-RU"/>
          <w:rPrChange w:id="67" w:author="Igor Sychev" w:date="2020-02-21T22:21:00Z">
            <w:rPr/>
          </w:rPrChange>
        </w:rPr>
        <w:instrText>3</w:instrText>
      </w:r>
      <w:r w:rsidR="00A1484A">
        <w:instrText>vehc</w:instrText>
      </w:r>
      <w:r w:rsidR="00A1484A" w:rsidRPr="0068314F">
        <w:rPr>
          <w:lang w:val="ru-RU"/>
          <w:rPrChange w:id="68" w:author="Igor Sychev" w:date="2020-02-21T22:21:00Z">
            <w:rPr/>
          </w:rPrChange>
        </w:rPr>
        <w:instrText xml:space="preserve">" </w:instrText>
      </w:r>
      <w:r w:rsidR="00A1484A">
        <w:fldChar w:fldCharType="separate"/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https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://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query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.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prod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.</w:t>
      </w:r>
      <w:proofErr w:type="spellStart"/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cms</w:t>
      </w:r>
      <w:proofErr w:type="spellEnd"/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.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rt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.</w:t>
      </w:r>
      <w:proofErr w:type="spellStart"/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microsoft</w:t>
      </w:r>
      <w:proofErr w:type="spellEnd"/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.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com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/</w:t>
      </w:r>
      <w:proofErr w:type="spellStart"/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cms</w:t>
      </w:r>
      <w:proofErr w:type="spellEnd"/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/</w:t>
      </w:r>
      <w:proofErr w:type="spellStart"/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api</w:t>
      </w:r>
      <w:proofErr w:type="spellEnd"/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/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am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/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binary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/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RE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3</w:t>
      </w:r>
      <w:r w:rsidRPr="0066112C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VEHC</w:t>
      </w:r>
      <w:r w:rsidR="00A1484A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fldChar w:fldCharType="end"/>
      </w:r>
    </w:p>
    <w:p w14:paraId="4F42D596" w14:textId="776FD381" w:rsidR="00CF04E9" w:rsidRDefault="0D8E7F1A">
      <w:pPr>
        <w:rPr>
          <w:lang w:val="ru-RU"/>
        </w:rPr>
      </w:pPr>
      <w:r w:rsidRPr="0D8E7F1A">
        <w:rPr>
          <w:lang w:val="ru-RU"/>
        </w:rPr>
        <w:t xml:space="preserve">С одной стороны, в </w:t>
      </w:r>
      <w:proofErr w:type="spellStart"/>
      <w:r>
        <w:t>az</w:t>
      </w:r>
      <w:proofErr w:type="spellEnd"/>
      <w:r w:rsidRPr="0D8E7F1A">
        <w:rPr>
          <w:lang w:val="ru-RU"/>
        </w:rPr>
        <w:t xml:space="preserve">-204, относительно </w:t>
      </w:r>
      <w:proofErr w:type="spellStart"/>
      <w:r>
        <w:t>az</w:t>
      </w:r>
      <w:proofErr w:type="spellEnd"/>
      <w:r w:rsidRPr="0D8E7F1A">
        <w:rPr>
          <w:lang w:val="ru-RU"/>
        </w:rPr>
        <w:t xml:space="preserve">-203, изменений очень мало. С другой стороны, </w:t>
      </w:r>
      <w:proofErr w:type="spellStart"/>
      <w:r>
        <w:t>az</w:t>
      </w:r>
      <w:proofErr w:type="spellEnd"/>
      <w:r w:rsidRPr="0D8E7F1A">
        <w:rPr>
          <w:lang w:val="ru-RU"/>
        </w:rPr>
        <w:t xml:space="preserve">-203 – это уже вторая версия, </w:t>
      </w:r>
      <w:proofErr w:type="gramStart"/>
      <w:r w:rsidRPr="0D8E7F1A">
        <w:rPr>
          <w:lang w:val="ru-RU"/>
        </w:rPr>
        <w:t>т.к.</w:t>
      </w:r>
      <w:proofErr w:type="gramEnd"/>
      <w:r w:rsidRPr="0D8E7F1A">
        <w:rPr>
          <w:lang w:val="ru-RU"/>
        </w:rPr>
        <w:t xml:space="preserve"> он пришел на смену </w:t>
      </w:r>
      <w:proofErr w:type="spellStart"/>
      <w:r>
        <w:t>az</w:t>
      </w:r>
      <w:proofErr w:type="spellEnd"/>
      <w:r w:rsidRPr="0D8E7F1A">
        <w:rPr>
          <w:lang w:val="ru-RU"/>
        </w:rPr>
        <w:t>-200</w:t>
      </w:r>
      <w:r>
        <w:t>beta</w:t>
      </w:r>
      <w:r w:rsidRPr="0D8E7F1A">
        <w:rPr>
          <w:lang w:val="ru-RU"/>
        </w:rPr>
        <w:t>/</w:t>
      </w:r>
      <w:proofErr w:type="spellStart"/>
      <w:r>
        <w:t>az</w:t>
      </w:r>
      <w:proofErr w:type="spellEnd"/>
      <w:r w:rsidRPr="0D8E7F1A">
        <w:rPr>
          <w:lang w:val="ru-RU"/>
        </w:rPr>
        <w:t>-201</w:t>
      </w:r>
      <w:r>
        <w:t>beta</w:t>
      </w:r>
      <w:r w:rsidRPr="0D8E7F1A">
        <w:rPr>
          <w:lang w:val="ru-RU"/>
        </w:rPr>
        <w:t xml:space="preserve"> и уж со второй попытки, сделать нормально было сильно проще.</w:t>
      </w:r>
    </w:p>
    <w:p w14:paraId="67760E9B" w14:textId="461B9F4E" w:rsidR="0030622D" w:rsidRPr="0086754A" w:rsidRDefault="0D8E7F1A">
      <w:pPr>
        <w:rPr>
          <w:lang w:val="ru-RU"/>
        </w:rPr>
      </w:pPr>
      <w:r>
        <w:lastRenderedPageBreak/>
        <w:t xml:space="preserve">В AZ-204 </w:t>
      </w:r>
      <w:r w:rsidRPr="0D8E7F1A">
        <w:rPr>
          <w:lang w:val="ru-RU"/>
        </w:rPr>
        <w:t>из</w:t>
      </w:r>
      <w:r>
        <w:t xml:space="preserve"> </w:t>
      </w:r>
      <w:r w:rsidRPr="0D8E7F1A">
        <w:rPr>
          <w:lang w:val="ru-RU"/>
        </w:rPr>
        <w:t>крупного</w:t>
      </w:r>
      <w:r>
        <w:t xml:space="preserve"> </w:t>
      </w:r>
      <w:r w:rsidRPr="0D8E7F1A">
        <w:rPr>
          <w:lang w:val="ru-RU"/>
        </w:rPr>
        <w:t>были</w:t>
      </w:r>
      <w:r>
        <w:t xml:space="preserve"> </w:t>
      </w:r>
      <w:r w:rsidRPr="0D8E7F1A">
        <w:rPr>
          <w:lang w:val="ru-RU"/>
        </w:rPr>
        <w:t>убраны</w:t>
      </w:r>
      <w:r>
        <w:t xml:space="preserve">: Azure Search, Azure Batch, Azure API/Mobile apps, Azure Storage Tables, Azure SQL Azure. </w:t>
      </w:r>
      <w:r w:rsidRPr="0D8E7F1A">
        <w:rPr>
          <w:lang w:val="ru-RU"/>
        </w:rPr>
        <w:t xml:space="preserve">Из опыта проведения курсов в 2019 году, к включению этих сервисов (кроме </w:t>
      </w:r>
      <w:r>
        <w:t>SQL</w:t>
      </w:r>
      <w:r w:rsidRPr="0D8E7F1A">
        <w:rPr>
          <w:lang w:val="ru-RU"/>
        </w:rPr>
        <w:t xml:space="preserve">) в экзамен было очень много претензий, </w:t>
      </w:r>
      <w:proofErr w:type="gramStart"/>
      <w:r w:rsidRPr="0D8E7F1A">
        <w:rPr>
          <w:lang w:val="ru-RU"/>
        </w:rPr>
        <w:t>т.к.</w:t>
      </w:r>
      <w:proofErr w:type="gramEnd"/>
      <w:r w:rsidRPr="0D8E7F1A">
        <w:rPr>
          <w:lang w:val="ru-RU"/>
        </w:rPr>
        <w:t xml:space="preserve"> опытные разработчики, писавшие на </w:t>
      </w:r>
      <w:r>
        <w:t>Azure</w:t>
      </w:r>
      <w:r w:rsidRPr="0D8E7F1A">
        <w:rPr>
          <w:lang w:val="ru-RU"/>
        </w:rPr>
        <w:t xml:space="preserve"> несколько лет в разных проектах, эти сервисы никогда не видели. Конечно, это субъективно, но на большой выборке, становится уже репрезентативно.</w:t>
      </w:r>
    </w:p>
    <w:p w14:paraId="293DD931" w14:textId="12EB173A" w:rsidR="0030622D" w:rsidRPr="0030622D" w:rsidRDefault="0D8E7F1A" w:rsidP="0030622D">
      <w:pPr>
        <w:pStyle w:val="ListParagraph"/>
        <w:numPr>
          <w:ilvl w:val="0"/>
          <w:numId w:val="1"/>
        </w:numPr>
        <w:rPr>
          <w:lang w:val="ru-RU"/>
        </w:rPr>
      </w:pPr>
      <w:r w:rsidRPr="0D8E7F1A">
        <w:rPr>
          <w:lang w:val="ru-RU"/>
        </w:rPr>
        <w:t xml:space="preserve">Если </w:t>
      </w:r>
      <w:r>
        <w:t>Azure</w:t>
      </w:r>
      <w:r w:rsidRPr="0D8E7F1A">
        <w:rPr>
          <w:lang w:val="ru-RU"/>
        </w:rPr>
        <w:t xml:space="preserve"> </w:t>
      </w:r>
      <w:r>
        <w:t>Search</w:t>
      </w:r>
      <w:r w:rsidRPr="0D8E7F1A">
        <w:rPr>
          <w:lang w:val="ru-RU"/>
        </w:rPr>
        <w:t xml:space="preserve"> (из личного опыта) – это дорогой, не очень популярный сервис, то </w:t>
      </w:r>
      <w:r>
        <w:t>Azure</w:t>
      </w:r>
      <w:r w:rsidRPr="0D8E7F1A">
        <w:rPr>
          <w:lang w:val="ru-RU"/>
        </w:rPr>
        <w:t xml:space="preserve"> </w:t>
      </w:r>
      <w:r>
        <w:t>Batch</w:t>
      </w:r>
      <w:r w:rsidRPr="0D8E7F1A">
        <w:rPr>
          <w:lang w:val="ru-RU"/>
        </w:rPr>
        <w:t xml:space="preserve"> вообще </w:t>
      </w:r>
      <w:r>
        <w:t>azure</w:t>
      </w:r>
      <w:r w:rsidRPr="0D8E7F1A">
        <w:rPr>
          <w:lang w:val="ru-RU"/>
        </w:rPr>
        <w:t xml:space="preserve"> </w:t>
      </w:r>
      <w:r>
        <w:t>developers</w:t>
      </w:r>
      <w:r w:rsidRPr="0D8E7F1A">
        <w:rPr>
          <w:lang w:val="ru-RU"/>
        </w:rPr>
        <w:t xml:space="preserve"> не нужен, </w:t>
      </w:r>
      <w:proofErr w:type="gramStart"/>
      <w:r w:rsidRPr="0D8E7F1A">
        <w:rPr>
          <w:lang w:val="ru-RU"/>
        </w:rPr>
        <w:t>т.к.</w:t>
      </w:r>
      <w:proofErr w:type="gramEnd"/>
      <w:r w:rsidRPr="0D8E7F1A">
        <w:rPr>
          <w:lang w:val="ru-RU"/>
        </w:rPr>
        <w:t xml:space="preserve"> он всё-таки ближе к </w:t>
      </w:r>
      <w:r>
        <w:t>Data</w:t>
      </w:r>
      <w:r w:rsidRPr="0D8E7F1A">
        <w:rPr>
          <w:lang w:val="ru-RU"/>
        </w:rPr>
        <w:t xml:space="preserve"> Практике. </w:t>
      </w:r>
      <w:r w:rsidR="008A1C30">
        <w:rPr>
          <w:noProof/>
        </w:rPr>
        <w:drawing>
          <wp:inline distT="0" distB="0" distL="0" distR="0" wp14:anchorId="0E0D11AF" wp14:editId="2E36153B">
            <wp:extent cx="4191000" cy="1630680"/>
            <wp:effectExtent l="0" t="0" r="0" b="7620"/>
            <wp:docPr id="15352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D8E7F1A">
        <w:rPr>
          <w:lang w:val="ru-RU"/>
        </w:rPr>
        <w:t xml:space="preserve"> </w:t>
      </w:r>
      <w:r w:rsidR="008A1C30">
        <w:rPr>
          <w:noProof/>
        </w:rPr>
        <w:drawing>
          <wp:inline distT="0" distB="0" distL="0" distR="0" wp14:anchorId="607437C0" wp14:editId="6F4788A6">
            <wp:extent cx="6126480" cy="1325880"/>
            <wp:effectExtent l="0" t="0" r="7620" b="7620"/>
            <wp:docPr id="10163019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819A" w14:textId="5FE6B74D" w:rsidR="0030622D" w:rsidRPr="0030622D" w:rsidRDefault="0D8E7F1A" w:rsidP="0030622D">
      <w:pPr>
        <w:pStyle w:val="ListParagraph"/>
        <w:numPr>
          <w:ilvl w:val="0"/>
          <w:numId w:val="1"/>
        </w:numPr>
        <w:rPr>
          <w:lang w:val="ru-RU"/>
        </w:rPr>
      </w:pPr>
      <w:r>
        <w:t>API</w:t>
      </w:r>
      <w:r w:rsidRPr="0D8E7F1A">
        <w:rPr>
          <w:lang w:val="ru-RU"/>
        </w:rPr>
        <w:t xml:space="preserve"> </w:t>
      </w:r>
      <w:r>
        <w:t>Apps</w:t>
      </w:r>
      <w:r w:rsidRPr="0D8E7F1A">
        <w:rPr>
          <w:lang w:val="ru-RU"/>
        </w:rPr>
        <w:t xml:space="preserve"> отдельно рассматривать не было смысла, т.к. деление на </w:t>
      </w:r>
      <w:r>
        <w:t>API</w:t>
      </w:r>
      <w:r w:rsidRPr="0D8E7F1A">
        <w:rPr>
          <w:lang w:val="ru-RU"/>
        </w:rPr>
        <w:t xml:space="preserve"> и </w:t>
      </w:r>
      <w:r>
        <w:t>Web</w:t>
      </w:r>
      <w:r w:rsidRPr="0D8E7F1A">
        <w:rPr>
          <w:lang w:val="ru-RU"/>
        </w:rPr>
        <w:t xml:space="preserve"> – искусственно. </w:t>
      </w:r>
      <w:r w:rsidR="008A1C30">
        <w:rPr>
          <w:noProof/>
        </w:rPr>
        <w:drawing>
          <wp:inline distT="0" distB="0" distL="0" distR="0" wp14:anchorId="7B725569" wp14:editId="259F9B3B">
            <wp:extent cx="6152513" cy="2479675"/>
            <wp:effectExtent l="0" t="0" r="635" b="0"/>
            <wp:docPr id="6248658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3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19D3" w14:textId="3112FDC2" w:rsidR="008A1C30" w:rsidRDefault="0D8E7F1A" w:rsidP="0030622D">
      <w:pPr>
        <w:pStyle w:val="ListParagraph"/>
        <w:numPr>
          <w:ilvl w:val="0"/>
          <w:numId w:val="1"/>
        </w:numPr>
        <w:rPr>
          <w:lang w:val="ru-RU"/>
        </w:rPr>
      </w:pPr>
      <w:r w:rsidRPr="0D8E7F1A">
        <w:rPr>
          <w:lang w:val="ru-RU"/>
        </w:rPr>
        <w:t xml:space="preserve">А </w:t>
      </w:r>
      <w:r>
        <w:t>Mobile</w:t>
      </w:r>
      <w:r w:rsidRPr="0D8E7F1A">
        <w:rPr>
          <w:lang w:val="ru-RU"/>
        </w:rPr>
        <w:t xml:space="preserve"> </w:t>
      </w:r>
      <w:r>
        <w:t>Apps</w:t>
      </w:r>
      <w:r w:rsidRPr="0054064C">
        <w:rPr>
          <w:lang w:val="ru-RU"/>
        </w:rPr>
        <w:t xml:space="preserve"> имеют</w:t>
      </w:r>
      <w:r w:rsidRPr="0D8E7F1A">
        <w:rPr>
          <w:lang w:val="ru-RU"/>
        </w:rPr>
        <w:t xml:space="preserve"> мало имеют, когда битва за </w:t>
      </w:r>
      <w:r>
        <w:t>Mobile</w:t>
      </w:r>
      <w:r w:rsidRPr="0D8E7F1A">
        <w:rPr>
          <w:lang w:val="ru-RU"/>
        </w:rPr>
        <w:t xml:space="preserve"> </w:t>
      </w:r>
      <w:r>
        <w:t>Platform</w:t>
      </w:r>
      <w:r w:rsidRPr="0D8E7F1A">
        <w:rPr>
          <w:lang w:val="ru-RU"/>
        </w:rPr>
        <w:t xml:space="preserve"> проиграна пару лет назад.  </w:t>
      </w:r>
    </w:p>
    <w:p w14:paraId="3E132B4D" w14:textId="3BDD59E8" w:rsidR="008C59C4" w:rsidRPr="008C59C4" w:rsidRDefault="0D8E7F1A" w:rsidP="0030622D">
      <w:pPr>
        <w:pStyle w:val="ListParagraph"/>
        <w:numPr>
          <w:ilvl w:val="0"/>
          <w:numId w:val="1"/>
        </w:numPr>
        <w:rPr>
          <w:lang w:val="ru-RU"/>
        </w:rPr>
      </w:pPr>
      <w:r>
        <w:t>Azure</w:t>
      </w:r>
      <w:r w:rsidRPr="0D8E7F1A">
        <w:rPr>
          <w:lang w:val="ru-RU"/>
        </w:rPr>
        <w:t xml:space="preserve"> </w:t>
      </w:r>
      <w:r>
        <w:t>Storage</w:t>
      </w:r>
      <w:r w:rsidRPr="0D8E7F1A">
        <w:rPr>
          <w:lang w:val="ru-RU"/>
        </w:rPr>
        <w:t xml:space="preserve"> </w:t>
      </w:r>
      <w:r>
        <w:t>Tables</w:t>
      </w:r>
      <w:r w:rsidRPr="0D8E7F1A">
        <w:rPr>
          <w:lang w:val="ru-RU"/>
        </w:rPr>
        <w:t xml:space="preserve"> убрали, т.к. ну не самый популярный это сервис. После того как </w:t>
      </w:r>
      <w:r>
        <w:t>Microsoft</w:t>
      </w:r>
      <w:r w:rsidRPr="0D8E7F1A">
        <w:rPr>
          <w:lang w:val="ru-RU"/>
        </w:rPr>
        <w:t xml:space="preserve"> перестал писать туда свои метрики, а в </w:t>
      </w:r>
      <w:proofErr w:type="spellStart"/>
      <w:r>
        <w:t>CosmosDB</w:t>
      </w:r>
      <w:proofErr w:type="spellEnd"/>
      <w:r w:rsidRPr="0D8E7F1A">
        <w:rPr>
          <w:lang w:val="ru-RU"/>
        </w:rPr>
        <w:t xml:space="preserve"> появились </w:t>
      </w:r>
      <w:r>
        <w:t>Premium</w:t>
      </w:r>
      <w:r w:rsidRPr="0D8E7F1A">
        <w:rPr>
          <w:lang w:val="ru-RU"/>
        </w:rPr>
        <w:t xml:space="preserve"> </w:t>
      </w:r>
      <w:r>
        <w:t>Tables</w:t>
      </w:r>
      <w:r w:rsidRPr="0D8E7F1A">
        <w:rPr>
          <w:lang w:val="ru-RU"/>
        </w:rPr>
        <w:t xml:space="preserve">, где все поля проиндексированы и поиск перестал быть кошмаром, наличие вопросов по </w:t>
      </w:r>
      <w:r>
        <w:t>azure</w:t>
      </w:r>
      <w:r w:rsidRPr="0D8E7F1A">
        <w:rPr>
          <w:lang w:val="ru-RU"/>
        </w:rPr>
        <w:t xml:space="preserve"> </w:t>
      </w:r>
      <w:r>
        <w:t>storage</w:t>
      </w:r>
      <w:r w:rsidRPr="0D8E7F1A">
        <w:rPr>
          <w:lang w:val="ru-RU"/>
        </w:rPr>
        <w:t xml:space="preserve"> </w:t>
      </w:r>
      <w:r>
        <w:lastRenderedPageBreak/>
        <w:t>tables</w:t>
      </w:r>
      <w:r w:rsidRPr="0D8E7F1A">
        <w:rPr>
          <w:lang w:val="ru-RU"/>
        </w:rPr>
        <w:t xml:space="preserve"> вызывали не понимание. </w:t>
      </w:r>
      <w:r w:rsidR="008C59C4">
        <w:rPr>
          <w:noProof/>
        </w:rPr>
        <w:drawing>
          <wp:inline distT="0" distB="0" distL="0" distR="0" wp14:anchorId="7FF8629A" wp14:editId="76F6EFA0">
            <wp:extent cx="4693922" cy="1363980"/>
            <wp:effectExtent l="0" t="0" r="0" b="7620"/>
            <wp:docPr id="16366443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2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DC36" w14:textId="274A381E" w:rsidR="00CF04E9" w:rsidRDefault="0D8E7F1A">
      <w:pPr>
        <w:rPr>
          <w:lang w:val="ru-RU"/>
        </w:rPr>
      </w:pPr>
      <w:r>
        <w:t>Microsoft</w:t>
      </w:r>
      <w:r w:rsidRPr="0D8E7F1A">
        <w:rPr>
          <w:lang w:val="ru-RU"/>
        </w:rPr>
        <w:t xml:space="preserve"> убрала еще и </w:t>
      </w:r>
      <w:r>
        <w:t>SQL</w:t>
      </w:r>
      <w:r w:rsidRPr="0D8E7F1A">
        <w:rPr>
          <w:lang w:val="ru-RU"/>
        </w:rPr>
        <w:t xml:space="preserve"> </w:t>
      </w:r>
      <w:r>
        <w:t>Azure</w:t>
      </w:r>
      <w:r w:rsidRPr="0D8E7F1A">
        <w:rPr>
          <w:lang w:val="ru-RU"/>
        </w:rPr>
        <w:t xml:space="preserve">. Лично я не понимаю логику этого действия (полное удаление), </w:t>
      </w:r>
      <w:proofErr w:type="gramStart"/>
      <w:r w:rsidRPr="0D8E7F1A">
        <w:rPr>
          <w:lang w:val="ru-RU"/>
        </w:rPr>
        <w:t>т.к.</w:t>
      </w:r>
      <w:proofErr w:type="gramEnd"/>
      <w:r w:rsidRPr="0D8E7F1A">
        <w:rPr>
          <w:lang w:val="ru-RU"/>
        </w:rPr>
        <w:t xml:space="preserve"> </w:t>
      </w:r>
      <w:proofErr w:type="spellStart"/>
      <w:r>
        <w:t>CosmosDB</w:t>
      </w:r>
      <w:proofErr w:type="spellEnd"/>
      <w:r w:rsidRPr="0D8E7F1A">
        <w:rPr>
          <w:lang w:val="ru-RU"/>
        </w:rPr>
        <w:t xml:space="preserve">, к примеру, оставлен. Согласен, что есть отдельные экзамены по </w:t>
      </w:r>
      <w:r>
        <w:t>SQL</w:t>
      </w:r>
      <w:r w:rsidRPr="0D8E7F1A">
        <w:rPr>
          <w:lang w:val="ru-RU"/>
        </w:rPr>
        <w:t xml:space="preserve"> </w:t>
      </w:r>
      <w:r>
        <w:t>Azure</w:t>
      </w:r>
      <w:r w:rsidRPr="0D8E7F1A">
        <w:rPr>
          <w:lang w:val="ru-RU"/>
        </w:rPr>
        <w:t xml:space="preserve">, что нынешний экзамен не отображал специфику </w:t>
      </w:r>
      <w:r>
        <w:t>SQL</w:t>
      </w:r>
      <w:r w:rsidRPr="0D8E7F1A">
        <w:rPr>
          <w:lang w:val="ru-RU"/>
        </w:rPr>
        <w:t xml:space="preserve"> </w:t>
      </w:r>
      <w:r>
        <w:t>Azure</w:t>
      </w:r>
      <w:r w:rsidRPr="0D8E7F1A">
        <w:rPr>
          <w:lang w:val="ru-RU"/>
        </w:rPr>
        <w:t xml:space="preserve"> </w:t>
      </w:r>
      <w:r>
        <w:t>Development</w:t>
      </w:r>
      <w:r w:rsidRPr="0D8E7F1A">
        <w:rPr>
          <w:lang w:val="ru-RU"/>
        </w:rPr>
        <w:t xml:space="preserve"> относительно разработки </w:t>
      </w:r>
      <w:r>
        <w:t>on</w:t>
      </w:r>
      <w:r w:rsidRPr="0D8E7F1A">
        <w:rPr>
          <w:lang w:val="ru-RU"/>
        </w:rPr>
        <w:t>-</w:t>
      </w:r>
      <w:r>
        <w:t>prem</w:t>
      </w:r>
      <w:r w:rsidRPr="0D8E7F1A">
        <w:rPr>
          <w:lang w:val="ru-RU"/>
        </w:rPr>
        <w:t xml:space="preserve">. Но все равно: даже </w:t>
      </w:r>
      <w:r>
        <w:t>azure</w:t>
      </w:r>
      <w:r w:rsidRPr="0D8E7F1A">
        <w:rPr>
          <w:lang w:val="ru-RU"/>
        </w:rPr>
        <w:t xml:space="preserve"> </w:t>
      </w:r>
      <w:r>
        <w:t>pass</w:t>
      </w:r>
      <w:r w:rsidRPr="0D8E7F1A">
        <w:rPr>
          <w:lang w:val="ru-RU"/>
        </w:rPr>
        <w:t xml:space="preserve"> </w:t>
      </w:r>
      <w:r>
        <w:t>based</w:t>
      </w:r>
      <w:r w:rsidRPr="0D8E7F1A">
        <w:rPr>
          <w:lang w:val="ru-RU"/>
        </w:rPr>
        <w:t xml:space="preserve"> </w:t>
      </w:r>
      <w:r>
        <w:t>developers</w:t>
      </w:r>
      <w:r w:rsidRPr="0D8E7F1A">
        <w:rPr>
          <w:lang w:val="ru-RU"/>
        </w:rPr>
        <w:t xml:space="preserve"> должны знать реляционные базы в каком-то виде. Можно было просто секцию переработать, а не удалять целиком. Лично для меня это единственная секция, из-за которой экзамен потерял что-то. Остальные правки только в плюс пойдут (готовиться проще, актуальность выше).</w:t>
      </w:r>
    </w:p>
    <w:p w14:paraId="6B93D96F" w14:textId="51209162" w:rsidR="004E12E0" w:rsidRDefault="0D8E7F1A">
      <w:pPr>
        <w:rPr>
          <w:lang w:val="ru-RU"/>
        </w:rPr>
      </w:pPr>
      <w:r w:rsidRPr="0D8E7F1A">
        <w:rPr>
          <w:lang w:val="ru-RU"/>
        </w:rPr>
        <w:t xml:space="preserve">Довольно заметно почистили </w:t>
      </w:r>
      <w:r>
        <w:t>Security</w:t>
      </w:r>
      <w:r w:rsidRPr="0D8E7F1A">
        <w:rPr>
          <w:lang w:val="ru-RU"/>
        </w:rPr>
        <w:t xml:space="preserve"> часть, убрав оттуда много не </w:t>
      </w:r>
      <w:r>
        <w:t>Azure</w:t>
      </w:r>
      <w:r w:rsidRPr="0D8E7F1A">
        <w:rPr>
          <w:lang w:val="ru-RU"/>
        </w:rPr>
        <w:t xml:space="preserve"> специфичных вещей. Например, </w:t>
      </w:r>
      <w:r>
        <w:t>Role</w:t>
      </w:r>
      <w:r w:rsidRPr="0D8E7F1A">
        <w:rPr>
          <w:lang w:val="ru-RU"/>
        </w:rPr>
        <w:t xml:space="preserve"> </w:t>
      </w:r>
      <w:r>
        <w:t>Base</w:t>
      </w:r>
      <w:r w:rsidRPr="0D8E7F1A">
        <w:rPr>
          <w:lang w:val="ru-RU"/>
        </w:rPr>
        <w:t xml:space="preserve"> и </w:t>
      </w:r>
      <w:r>
        <w:t>Claim</w:t>
      </w:r>
      <w:r w:rsidRPr="0D8E7F1A">
        <w:rPr>
          <w:lang w:val="ru-RU"/>
        </w:rPr>
        <w:t xml:space="preserve"> </w:t>
      </w:r>
      <w:r>
        <w:t>Base</w:t>
      </w:r>
      <w:r w:rsidRPr="0D8E7F1A">
        <w:rPr>
          <w:lang w:val="ru-RU"/>
        </w:rPr>
        <w:t xml:space="preserve"> </w:t>
      </w:r>
      <w:proofErr w:type="spellStart"/>
      <w:r w:rsidRPr="0D8E7F1A">
        <w:rPr>
          <w:lang w:val="ru-RU"/>
        </w:rPr>
        <w:t>аваторизацию</w:t>
      </w:r>
      <w:proofErr w:type="spellEnd"/>
      <w:r w:rsidRPr="0D8E7F1A">
        <w:rPr>
          <w:lang w:val="ru-RU"/>
        </w:rPr>
        <w:t xml:space="preserve">. </w:t>
      </w:r>
      <w:commentRangeStart w:id="69"/>
      <w:r w:rsidRPr="0D8E7F1A">
        <w:rPr>
          <w:lang w:val="ru-RU"/>
        </w:rPr>
        <w:t xml:space="preserve">Вопросы были составлены про </w:t>
      </w:r>
      <w:r>
        <w:t>asp</w:t>
      </w:r>
      <w:r w:rsidRPr="0D8E7F1A">
        <w:rPr>
          <w:lang w:val="ru-RU"/>
        </w:rPr>
        <w:t>.</w:t>
      </w:r>
      <w:r>
        <w:t>net</w:t>
      </w:r>
      <w:r w:rsidRPr="0D8E7F1A">
        <w:rPr>
          <w:lang w:val="ru-RU"/>
        </w:rPr>
        <w:t xml:space="preserve"> </w:t>
      </w:r>
      <w:r>
        <w:t>core</w:t>
      </w:r>
      <w:r w:rsidRPr="0D8E7F1A">
        <w:rPr>
          <w:lang w:val="ru-RU"/>
        </w:rPr>
        <w:t xml:space="preserve"> реализацию, но и сам </w:t>
      </w:r>
      <w:r>
        <w:t>asp</w:t>
      </w:r>
      <w:r w:rsidRPr="0D8E7F1A">
        <w:rPr>
          <w:lang w:val="ru-RU"/>
        </w:rPr>
        <w:t>.</w:t>
      </w:r>
      <w:r>
        <w:t>net</w:t>
      </w:r>
      <w:r w:rsidRPr="0D8E7F1A">
        <w:rPr>
          <w:lang w:val="ru-RU"/>
        </w:rPr>
        <w:t xml:space="preserve"> </w:t>
      </w:r>
      <w:r>
        <w:t>core</w:t>
      </w:r>
      <w:r w:rsidRPr="0D8E7F1A">
        <w:rPr>
          <w:lang w:val="ru-RU"/>
        </w:rPr>
        <w:t xml:space="preserve"> меняется, и есть те, кто и без него пишут.</w:t>
      </w:r>
      <w:commentRangeEnd w:id="69"/>
      <w:r w:rsidR="004E12E0">
        <w:commentReference w:id="69"/>
      </w:r>
      <w:r w:rsidRPr="0D8E7F1A">
        <w:rPr>
          <w:lang w:val="ru-RU"/>
        </w:rPr>
        <w:t xml:space="preserve"> Заодно удалили еще и авторизацию на формах, токенах – это вообще не связано с </w:t>
      </w:r>
      <w:r>
        <w:t>Azure</w:t>
      </w:r>
      <w:r w:rsidRPr="0D8E7F1A">
        <w:rPr>
          <w:lang w:val="ru-RU"/>
        </w:rPr>
        <w:t xml:space="preserve"> ну никак. С таким же успехом, можно было базовые вопросы по </w:t>
      </w:r>
      <w:r>
        <w:t>C</w:t>
      </w:r>
      <w:r w:rsidRPr="0D8E7F1A">
        <w:rPr>
          <w:lang w:val="ru-RU"/>
        </w:rPr>
        <w:t xml:space="preserve"># в курсе спросить. </w:t>
      </w:r>
      <w:r w:rsidR="004E12E0">
        <w:rPr>
          <w:noProof/>
        </w:rPr>
        <w:drawing>
          <wp:inline distT="0" distB="0" distL="0" distR="0" wp14:anchorId="03BADD0D" wp14:editId="6ED857F7">
            <wp:extent cx="6152513" cy="1643380"/>
            <wp:effectExtent l="0" t="0" r="635" b="0"/>
            <wp:docPr id="14672878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3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2D22" w14:textId="39DCF19B" w:rsidR="00AD1ED8" w:rsidRPr="00AD1ED8" w:rsidRDefault="0D8E7F1A">
      <w:pPr>
        <w:rPr>
          <w:lang w:val="ru-RU"/>
        </w:rPr>
      </w:pPr>
      <w:r w:rsidRPr="0D8E7F1A">
        <w:rPr>
          <w:lang w:val="ru-RU"/>
        </w:rPr>
        <w:t xml:space="preserve">Единственное, что мне не нравится - добавление </w:t>
      </w:r>
      <w:r>
        <w:t>App</w:t>
      </w:r>
      <w:r w:rsidRPr="0D8E7F1A">
        <w:rPr>
          <w:lang w:val="ru-RU"/>
        </w:rPr>
        <w:t xml:space="preserve"> </w:t>
      </w:r>
      <w:r>
        <w:t>Configuration</w:t>
      </w:r>
      <w:r w:rsidRPr="0054064C">
        <w:rPr>
          <w:lang w:val="ru-RU"/>
        </w:rPr>
        <w:t>,</w:t>
      </w:r>
      <w:r w:rsidRPr="0D8E7F1A">
        <w:rPr>
          <w:lang w:val="ru-RU"/>
        </w:rPr>
        <w:t xml:space="preserve"> </w:t>
      </w:r>
      <w:proofErr w:type="gramStart"/>
      <w:r w:rsidRPr="0D8E7F1A">
        <w:rPr>
          <w:lang w:val="ru-RU"/>
        </w:rPr>
        <w:t>т.к.</w:t>
      </w:r>
      <w:proofErr w:type="gramEnd"/>
      <w:r w:rsidRPr="0D8E7F1A">
        <w:rPr>
          <w:lang w:val="ru-RU"/>
        </w:rPr>
        <w:t xml:space="preserve"> этот сервис еще в </w:t>
      </w:r>
      <w:r>
        <w:t>Beta</w:t>
      </w:r>
      <w:r w:rsidRPr="0D8E7F1A">
        <w:rPr>
          <w:lang w:val="ru-RU"/>
        </w:rPr>
        <w:t>, но это уже мелочи.</w:t>
      </w:r>
    </w:p>
    <w:p w14:paraId="622B2FE5" w14:textId="791307B3" w:rsidR="00F97BD9" w:rsidRPr="00F97BD9" w:rsidRDefault="0D8E7F1A">
      <w:pPr>
        <w:rPr>
          <w:lang w:val="ru-RU"/>
        </w:rPr>
      </w:pPr>
      <w:r w:rsidRPr="0D8E7F1A">
        <w:rPr>
          <w:lang w:val="ru-RU"/>
        </w:rPr>
        <w:t xml:space="preserve">Убрали разработку на </w:t>
      </w:r>
      <w:r>
        <w:t>Visual</w:t>
      </w:r>
      <w:r w:rsidRPr="0D8E7F1A">
        <w:rPr>
          <w:lang w:val="ru-RU"/>
        </w:rPr>
        <w:t xml:space="preserve"> </w:t>
      </w:r>
      <w:r>
        <w:t>Studio</w:t>
      </w:r>
      <w:r w:rsidRPr="0D8E7F1A">
        <w:rPr>
          <w:lang w:val="ru-RU"/>
        </w:rPr>
        <w:t xml:space="preserve"> для </w:t>
      </w:r>
      <w:r>
        <w:t>Azure</w:t>
      </w:r>
      <w:r w:rsidRPr="0D8E7F1A">
        <w:rPr>
          <w:lang w:val="ru-RU"/>
        </w:rPr>
        <w:t xml:space="preserve"> </w:t>
      </w:r>
      <w:r>
        <w:t>Functions</w:t>
      </w:r>
      <w:r w:rsidRPr="0D8E7F1A">
        <w:rPr>
          <w:lang w:val="ru-RU"/>
        </w:rPr>
        <w:t xml:space="preserve"> (можно писать и без нее, для .</w:t>
      </w:r>
      <w:r>
        <w:t>net</w:t>
      </w:r>
      <w:r w:rsidRPr="0D8E7F1A">
        <w:rPr>
          <w:lang w:val="ru-RU"/>
        </w:rPr>
        <w:t xml:space="preserve"> </w:t>
      </w:r>
      <w:r>
        <w:t>core</w:t>
      </w:r>
      <w:r w:rsidRPr="0D8E7F1A">
        <w:rPr>
          <w:lang w:val="ru-RU"/>
        </w:rPr>
        <w:t xml:space="preserve"> например), убрали </w:t>
      </w:r>
      <w:r>
        <w:t>Function</w:t>
      </w:r>
      <w:r w:rsidRPr="0D8E7F1A">
        <w:rPr>
          <w:lang w:val="ru-RU"/>
        </w:rPr>
        <w:t xml:space="preserve"> на </w:t>
      </w:r>
      <w:r>
        <w:t>Python</w:t>
      </w:r>
      <w:r w:rsidRPr="0D8E7F1A">
        <w:rPr>
          <w:lang w:val="ru-RU"/>
        </w:rPr>
        <w:t xml:space="preserve"> (единственный вопрос по </w:t>
      </w:r>
      <w:r>
        <w:t>python</w:t>
      </w:r>
      <w:r w:rsidRPr="0D8E7F1A">
        <w:rPr>
          <w:lang w:val="ru-RU"/>
        </w:rPr>
        <w:t xml:space="preserve"> в экзамене, где требуется </w:t>
      </w:r>
      <w:r>
        <w:t>C</w:t>
      </w:r>
      <w:r w:rsidRPr="0D8E7F1A">
        <w:rPr>
          <w:lang w:val="ru-RU"/>
        </w:rPr>
        <w:t># опыт). Немного увеличили раздел по контейнерам.</w:t>
      </w:r>
    </w:p>
    <w:p w14:paraId="0991A5B0" w14:textId="55F5ED98" w:rsidR="004E12E0" w:rsidRDefault="0D8E7F1A" w:rsidP="004E12E0">
      <w:pPr>
        <w:rPr>
          <w:lang w:val="ru-RU"/>
        </w:rPr>
      </w:pPr>
      <w:r w:rsidRPr="0D8E7F1A">
        <w:rPr>
          <w:lang w:val="ru-RU"/>
        </w:rPr>
        <w:t xml:space="preserve">Разные мелочи – типа “а зачем разработчику знать про </w:t>
      </w:r>
      <w:r>
        <w:t>disk</w:t>
      </w:r>
      <w:r w:rsidRPr="0D8E7F1A">
        <w:rPr>
          <w:lang w:val="ru-RU"/>
        </w:rPr>
        <w:t xml:space="preserve"> </w:t>
      </w:r>
      <w:r>
        <w:t>encryption</w:t>
      </w:r>
      <w:r w:rsidRPr="0D8E7F1A">
        <w:rPr>
          <w:lang w:val="ru-RU"/>
        </w:rPr>
        <w:t>”, предлагаю сильно не обсуждать.</w:t>
      </w:r>
    </w:p>
    <w:p w14:paraId="38605B58" w14:textId="17F84874" w:rsidR="008877FC" w:rsidRDefault="005A4960">
      <w:pPr>
        <w:rPr>
          <w:lang w:val="ru-RU"/>
        </w:rPr>
      </w:pPr>
      <w:r>
        <w:rPr>
          <w:lang w:val="ru-RU"/>
        </w:rPr>
        <w:t xml:space="preserve">Давайте перейдем к </w:t>
      </w:r>
      <w:r>
        <w:t>AZ</w:t>
      </w:r>
      <w:r w:rsidRPr="005A4960">
        <w:rPr>
          <w:lang w:val="ru-RU"/>
        </w:rPr>
        <w:t xml:space="preserve">-104 </w:t>
      </w:r>
      <w:r>
        <w:rPr>
          <w:lang w:val="ru-RU"/>
        </w:rPr>
        <w:t xml:space="preserve">для </w:t>
      </w:r>
      <w:r>
        <w:t>administrators</w:t>
      </w:r>
    </w:p>
    <w:p w14:paraId="2B004D5A" w14:textId="36669074" w:rsidR="005A4960" w:rsidRPr="009E1A9F" w:rsidRDefault="005A4960">
      <w:pPr>
        <w:rPr>
          <w:b/>
          <w:bCs/>
          <w:lang w:val="ru-RU"/>
        </w:rPr>
      </w:pPr>
      <w:r w:rsidRPr="00571FCD">
        <w:rPr>
          <w:b/>
          <w:bCs/>
        </w:rPr>
        <w:t>AZ</w:t>
      </w:r>
      <w:r w:rsidRPr="009E1A9F">
        <w:rPr>
          <w:b/>
          <w:bCs/>
          <w:lang w:val="ru-RU"/>
        </w:rPr>
        <w:t>-103/</w:t>
      </w:r>
      <w:r w:rsidRPr="00571FCD">
        <w:rPr>
          <w:b/>
          <w:bCs/>
        </w:rPr>
        <w:t>AZ</w:t>
      </w:r>
      <w:r w:rsidRPr="009E1A9F">
        <w:rPr>
          <w:b/>
          <w:bCs/>
          <w:lang w:val="ru-RU"/>
        </w:rPr>
        <w:t>-104</w:t>
      </w:r>
    </w:p>
    <w:p w14:paraId="17C0846A" w14:textId="31CE073E" w:rsidR="00571FCD" w:rsidRDefault="00571FCD">
      <w:pPr>
        <w:rPr>
          <w:lang w:val="ru-RU"/>
        </w:rPr>
      </w:pPr>
      <w:r>
        <w:rPr>
          <w:lang w:val="ru-RU"/>
        </w:rPr>
        <w:t xml:space="preserve">В отличии от </w:t>
      </w:r>
      <w:r>
        <w:t>Az</w:t>
      </w:r>
      <w:r w:rsidRPr="00571FCD">
        <w:rPr>
          <w:lang w:val="ru-RU"/>
        </w:rPr>
        <w:t>-204</w:t>
      </w:r>
      <w:r>
        <w:rPr>
          <w:lang w:val="ru-RU"/>
        </w:rPr>
        <w:t xml:space="preserve">, где удаляли целыми секциями, а перегруппировки было </w:t>
      </w:r>
      <w:r w:rsidR="00715BF0">
        <w:rPr>
          <w:lang w:val="ru-RU"/>
        </w:rPr>
        <w:t>достаточно</w:t>
      </w:r>
      <w:r>
        <w:rPr>
          <w:lang w:val="ru-RU"/>
        </w:rPr>
        <w:t xml:space="preserve"> мало, в </w:t>
      </w:r>
      <w:r>
        <w:t>Az</w:t>
      </w:r>
      <w:r w:rsidRPr="00571FCD">
        <w:rPr>
          <w:lang w:val="ru-RU"/>
        </w:rPr>
        <w:t>-104</w:t>
      </w:r>
      <w:r>
        <w:rPr>
          <w:lang w:val="ru-RU"/>
        </w:rPr>
        <w:t xml:space="preserve"> – сплошная перегруппировка.</w:t>
      </w:r>
    </w:p>
    <w:p w14:paraId="110C75AB" w14:textId="051D950C" w:rsidR="00571FCD" w:rsidRPr="009E1A9F" w:rsidRDefault="00715BF0">
      <w:pPr>
        <w:rPr>
          <w:lang w:val="ru-RU"/>
        </w:rPr>
      </w:pPr>
      <w:r>
        <w:rPr>
          <w:lang w:val="ru-RU"/>
        </w:rPr>
        <w:lastRenderedPageBreak/>
        <w:t xml:space="preserve">Вместо раздела про управление подписками, теперь у нас гордое </w:t>
      </w:r>
      <w:r>
        <w:t>Governance</w:t>
      </w:r>
      <w:r>
        <w:rPr>
          <w:lang w:val="ru-RU"/>
        </w:rPr>
        <w:t xml:space="preserve"> </w:t>
      </w:r>
      <w:proofErr w:type="gramStart"/>
      <w:r>
        <w:rPr>
          <w:lang w:val="ru-RU"/>
        </w:rPr>
        <w:t>т.е.</w:t>
      </w:r>
      <w:proofErr w:type="gramEnd"/>
      <w:r>
        <w:rPr>
          <w:lang w:val="ru-RU"/>
        </w:rPr>
        <w:t xml:space="preserve"> подписки, ресурсные группы + немного про </w:t>
      </w:r>
      <w:r>
        <w:t>identity</w:t>
      </w:r>
      <w:r w:rsidRPr="00715BF0">
        <w:rPr>
          <w:lang w:val="ru-RU"/>
        </w:rPr>
        <w:t xml:space="preserve"> </w:t>
      </w:r>
      <w:r>
        <w:t>management</w:t>
      </w:r>
      <w:r>
        <w:rPr>
          <w:noProof/>
        </w:rPr>
        <w:drawing>
          <wp:inline distT="0" distB="0" distL="0" distR="0" wp14:anchorId="2503FEE0" wp14:editId="4C145491">
            <wp:extent cx="3329940" cy="47320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AA5A" w14:textId="643D4B5C" w:rsidR="00715BF0" w:rsidRDefault="0D8E7F1A">
      <w:pPr>
        <w:rPr>
          <w:lang w:val="ru-RU"/>
        </w:rPr>
      </w:pPr>
      <w:r w:rsidRPr="0D8E7F1A">
        <w:rPr>
          <w:lang w:val="ru-RU"/>
        </w:rPr>
        <w:t xml:space="preserve">Раздел про </w:t>
      </w:r>
      <w:r>
        <w:t>Storage</w:t>
      </w:r>
      <w:r w:rsidRPr="0D8E7F1A">
        <w:rPr>
          <w:lang w:val="ru-RU"/>
        </w:rPr>
        <w:t xml:space="preserve"> содержит следующие изменения:</w:t>
      </w:r>
    </w:p>
    <w:p w14:paraId="6BD86192" w14:textId="76D4217B" w:rsidR="00AB07F3" w:rsidRPr="00AB07F3" w:rsidRDefault="00AB07F3" w:rsidP="00AB07F3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ru-RU"/>
        </w:rPr>
      </w:pPr>
      <w:proofErr w:type="gramStart"/>
      <w:r w:rsidRPr="00AB07F3">
        <w:rPr>
          <w:rFonts w:ascii="Segoe UI" w:eastAsia="Times New Roman" w:hAnsi="Symbol" w:cs="Segoe UI"/>
          <w:sz w:val="21"/>
          <w:szCs w:val="21"/>
        </w:rPr>
        <w:t></w:t>
      </w:r>
      <w:r w:rsidRPr="00AB07F3">
        <w:rPr>
          <w:rFonts w:ascii="Segoe UI" w:eastAsia="Times New Roman" w:hAnsi="Segoe UI" w:cs="Segoe UI"/>
          <w:sz w:val="21"/>
          <w:szCs w:val="21"/>
          <w:lang w:val="ru-RU"/>
        </w:rPr>
        <w:t xml:space="preserve">  Из</w:t>
      </w:r>
      <w:proofErr w:type="gramEnd"/>
      <w:r w:rsidRPr="00AB07F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AB07F3">
        <w:rPr>
          <w:rFonts w:ascii="Segoe UI" w:eastAsia="Times New Roman" w:hAnsi="Segoe UI" w:cs="Segoe UI"/>
          <w:sz w:val="21"/>
          <w:szCs w:val="21"/>
        </w:rPr>
        <w:t>storage</w:t>
      </w:r>
      <w:r w:rsidRPr="00AB07F3">
        <w:rPr>
          <w:rFonts w:ascii="Segoe UI" w:eastAsia="Times New Roman" w:hAnsi="Segoe UI" w:cs="Segoe UI"/>
          <w:sz w:val="21"/>
          <w:szCs w:val="21"/>
          <w:lang w:val="ru-RU"/>
        </w:rPr>
        <w:t xml:space="preserve"> убрали </w:t>
      </w:r>
      <w:r w:rsidRPr="00AB07F3">
        <w:rPr>
          <w:rFonts w:ascii="Segoe UI" w:eastAsia="Times New Roman" w:hAnsi="Segoe UI" w:cs="Segoe UI"/>
          <w:sz w:val="21"/>
          <w:szCs w:val="21"/>
        </w:rPr>
        <w:t>backup</w:t>
      </w:r>
      <w:r w:rsidRPr="00AB07F3">
        <w:rPr>
          <w:rFonts w:ascii="Segoe UI" w:eastAsia="Times New Roman" w:hAnsi="Segoe UI" w:cs="Segoe UI"/>
          <w:sz w:val="21"/>
          <w:szCs w:val="21"/>
          <w:lang w:val="ru-RU"/>
        </w:rPr>
        <w:t xml:space="preserve">(логично, т.к. это не </w:t>
      </w:r>
      <w:r w:rsidRPr="00AB07F3">
        <w:rPr>
          <w:rFonts w:ascii="Segoe UI" w:eastAsia="Times New Roman" w:hAnsi="Segoe UI" w:cs="Segoe UI"/>
          <w:sz w:val="21"/>
          <w:szCs w:val="21"/>
        </w:rPr>
        <w:t>storage</w:t>
      </w:r>
      <w:r w:rsidRPr="00AB07F3">
        <w:rPr>
          <w:rFonts w:ascii="Segoe UI" w:eastAsia="Times New Roman" w:hAnsi="Segoe UI" w:cs="Segoe UI"/>
          <w:sz w:val="21"/>
          <w:szCs w:val="21"/>
          <w:lang w:val="ru-RU"/>
        </w:rPr>
        <w:t xml:space="preserve">) и </w:t>
      </w:r>
      <w:r w:rsidR="001B7AEB" w:rsidRPr="00AB07F3">
        <w:rPr>
          <w:rFonts w:ascii="Segoe UI" w:eastAsia="Times New Roman" w:hAnsi="Segoe UI" w:cs="Segoe UI"/>
          <w:sz w:val="21"/>
          <w:szCs w:val="21"/>
          <w:lang w:val="ru-RU"/>
        </w:rPr>
        <w:t>переместили</w:t>
      </w:r>
      <w:r w:rsidRPr="00AB07F3">
        <w:rPr>
          <w:rFonts w:ascii="Segoe UI" w:eastAsia="Times New Roman" w:hAnsi="Segoe UI" w:cs="Segoe UI"/>
          <w:sz w:val="21"/>
          <w:szCs w:val="21"/>
          <w:lang w:val="ru-RU"/>
        </w:rPr>
        <w:t xml:space="preserve"> в отдельную секцию </w:t>
      </w:r>
      <w:r w:rsidRPr="00AB07F3">
        <w:rPr>
          <w:rFonts w:ascii="Segoe UI" w:eastAsia="Times New Roman" w:hAnsi="Segoe UI" w:cs="Segoe UI"/>
          <w:sz w:val="21"/>
          <w:szCs w:val="21"/>
        </w:rPr>
        <w:t>backup</w:t>
      </w:r>
      <w:r w:rsidRPr="00AB07F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AB07F3">
        <w:rPr>
          <w:rFonts w:ascii="Segoe UI" w:eastAsia="Times New Roman" w:hAnsi="Segoe UI" w:cs="Segoe UI"/>
          <w:sz w:val="21"/>
          <w:szCs w:val="21"/>
        </w:rPr>
        <w:t>and</w:t>
      </w:r>
      <w:r w:rsidRPr="00AB07F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AB07F3">
        <w:rPr>
          <w:rFonts w:ascii="Segoe UI" w:eastAsia="Times New Roman" w:hAnsi="Segoe UI" w:cs="Segoe UI"/>
          <w:sz w:val="21"/>
          <w:szCs w:val="21"/>
        </w:rPr>
        <w:t>monitoring</w:t>
      </w:r>
      <w:r w:rsidRPr="00AB07F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</w:p>
    <w:p w14:paraId="67241D57" w14:textId="04CCC20D" w:rsidR="00AB07F3" w:rsidRPr="00AB07F3" w:rsidRDefault="0D8E7F1A" w:rsidP="00AB07F3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ru-RU"/>
        </w:rPr>
      </w:pPr>
      <w:proofErr w:type="gramStart"/>
      <w:r w:rsidRPr="0D8E7F1A">
        <w:rPr>
          <w:rFonts w:ascii="Segoe UI" w:eastAsia="Times New Roman" w:hAnsi="Symbol" w:cs="Segoe UI"/>
          <w:sz w:val="21"/>
          <w:szCs w:val="21"/>
        </w:rPr>
        <w:t>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 Убрали</w:t>
      </w:r>
      <w:proofErr w:type="gramEnd"/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databox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, что тоже нормально, т.к. мало кто с ним работает на практике, а что про него спросить на экзамене решительно не понятно. </w:t>
      </w:r>
    </w:p>
    <w:p w14:paraId="6F8683D2" w14:textId="25D21833" w:rsidR="00AB07F3" w:rsidRPr="00AB07F3" w:rsidRDefault="0D8E7F1A" w:rsidP="00AB07F3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ru-RU"/>
        </w:rPr>
      </w:pPr>
      <w:proofErr w:type="gramStart"/>
      <w:r w:rsidRPr="0D8E7F1A">
        <w:rPr>
          <w:rFonts w:ascii="Segoe UI" w:eastAsia="Times New Roman" w:hAnsi="Symbol" w:cs="Segoe UI"/>
          <w:sz w:val="21"/>
          <w:szCs w:val="21"/>
        </w:rPr>
        <w:t>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 Убрали</w:t>
      </w:r>
      <w:proofErr w:type="gramEnd"/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CDN</w:t>
      </w:r>
      <w:r w:rsidRPr="009E1A9F">
        <w:rPr>
          <w:rFonts w:ascii="Segoe UI" w:eastAsia="Times New Roman" w:hAnsi="Segoe UI" w:cs="Segoe UI"/>
          <w:sz w:val="21"/>
          <w:szCs w:val="21"/>
          <w:lang w:val="ru-RU"/>
        </w:rPr>
        <w:t>,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т.к. это тоже не </w:t>
      </w:r>
      <w:r w:rsidRPr="0D8E7F1A">
        <w:rPr>
          <w:rFonts w:ascii="Segoe UI" w:eastAsia="Times New Roman" w:hAnsi="Segoe UI" w:cs="Segoe UI"/>
          <w:sz w:val="21"/>
          <w:szCs w:val="21"/>
        </w:rPr>
        <w:t>storage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. </w:t>
      </w:r>
    </w:p>
    <w:p w14:paraId="167BFABD" w14:textId="4B25A965" w:rsidR="00AB07F3" w:rsidRPr="00AB07F3" w:rsidRDefault="0D8E7F1A" w:rsidP="00AB07F3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ru-RU"/>
        </w:rPr>
      </w:pPr>
      <w:proofErr w:type="gramStart"/>
      <w:r w:rsidRPr="0D8E7F1A">
        <w:rPr>
          <w:rFonts w:ascii="Segoe UI" w:eastAsia="Times New Roman" w:hAnsi="Symbol" w:cs="Segoe UI"/>
          <w:sz w:val="21"/>
          <w:szCs w:val="21"/>
        </w:rPr>
        <w:t>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 Убрали</w:t>
      </w:r>
      <w:proofErr w:type="gramEnd"/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activity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logs</w:t>
      </w:r>
      <w:r w:rsidRPr="009E1A9F">
        <w:rPr>
          <w:rFonts w:ascii="Segoe UI" w:eastAsia="Times New Roman" w:hAnsi="Segoe UI" w:cs="Segoe UI"/>
          <w:sz w:val="21"/>
          <w:szCs w:val="21"/>
          <w:lang w:val="ru-RU"/>
        </w:rPr>
        <w:t>,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т.к. это тоже не </w:t>
      </w:r>
      <w:r w:rsidRPr="0D8E7F1A">
        <w:rPr>
          <w:rFonts w:ascii="Segoe UI" w:eastAsia="Times New Roman" w:hAnsi="Segoe UI" w:cs="Segoe UI"/>
          <w:sz w:val="21"/>
          <w:szCs w:val="21"/>
        </w:rPr>
        <w:t>storage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specific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вещь, переместили в отдельную секцию </w:t>
      </w:r>
      <w:r w:rsidRPr="0D8E7F1A">
        <w:rPr>
          <w:rFonts w:ascii="Segoe UI" w:eastAsia="Times New Roman" w:hAnsi="Segoe UI" w:cs="Segoe UI"/>
          <w:sz w:val="21"/>
          <w:szCs w:val="21"/>
        </w:rPr>
        <w:t>backup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and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monitoring</w:t>
      </w:r>
    </w:p>
    <w:p w14:paraId="156EE353" w14:textId="2185BE85" w:rsidR="00AB07F3" w:rsidRDefault="00705240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0BA1438" wp14:editId="38DBF9F1">
            <wp:extent cx="4038600" cy="4808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AA7A5" w14:textId="7E0EED13" w:rsidR="00AA54B0" w:rsidRDefault="00AA54B0">
      <w:pPr>
        <w:rPr>
          <w:lang w:val="ru-RU"/>
        </w:rPr>
      </w:pPr>
      <w:r>
        <w:rPr>
          <w:lang w:val="ru-RU"/>
        </w:rPr>
        <w:t xml:space="preserve">Секция </w:t>
      </w:r>
      <w:r>
        <w:t>Virtual</w:t>
      </w:r>
      <w:r w:rsidRPr="00AA54B0">
        <w:rPr>
          <w:lang w:val="ru-RU"/>
        </w:rPr>
        <w:t xml:space="preserve"> </w:t>
      </w:r>
      <w:r>
        <w:t>Machines</w:t>
      </w:r>
      <w:r w:rsidRPr="00AA54B0">
        <w:rPr>
          <w:lang w:val="ru-RU"/>
        </w:rPr>
        <w:t xml:space="preserve"> </w:t>
      </w:r>
      <w:r>
        <w:rPr>
          <w:lang w:val="ru-RU"/>
        </w:rPr>
        <w:t xml:space="preserve">трансформировалась в секцию по </w:t>
      </w:r>
      <w:r>
        <w:t>Compute</w:t>
      </w:r>
      <w:r>
        <w:rPr>
          <w:lang w:val="ru-RU"/>
        </w:rPr>
        <w:t xml:space="preserve"> и теперь содержит не только </w:t>
      </w:r>
      <w:r>
        <w:t>Virtual</w:t>
      </w:r>
      <w:r w:rsidRPr="00AA54B0">
        <w:rPr>
          <w:lang w:val="ru-RU"/>
        </w:rPr>
        <w:t xml:space="preserve"> </w:t>
      </w:r>
      <w:r>
        <w:t>Machines</w:t>
      </w:r>
      <w:r>
        <w:rPr>
          <w:lang w:val="ru-RU"/>
        </w:rPr>
        <w:t xml:space="preserve">, но еще и </w:t>
      </w:r>
      <w:r>
        <w:t>Managed</w:t>
      </w:r>
      <w:r w:rsidRPr="00AA54B0">
        <w:rPr>
          <w:lang w:val="ru-RU"/>
        </w:rPr>
        <w:t xml:space="preserve"> </w:t>
      </w:r>
      <w:r>
        <w:t>Kubernetes</w:t>
      </w:r>
      <w:r w:rsidRPr="00AA54B0">
        <w:rPr>
          <w:lang w:val="ru-RU"/>
        </w:rPr>
        <w:t xml:space="preserve"> </w:t>
      </w:r>
      <w:r>
        <w:t>Cluster</w:t>
      </w:r>
      <w:r w:rsidRPr="00AA54B0">
        <w:rPr>
          <w:lang w:val="ru-RU"/>
        </w:rPr>
        <w:t xml:space="preserve">, </w:t>
      </w:r>
      <w:r>
        <w:t>Containers</w:t>
      </w:r>
      <w:r w:rsidRPr="00AA54B0">
        <w:rPr>
          <w:lang w:val="ru-RU"/>
        </w:rPr>
        <w:t xml:space="preserve"> </w:t>
      </w:r>
      <w:r>
        <w:t>Instances</w:t>
      </w:r>
      <w:r w:rsidRPr="00AA54B0">
        <w:rPr>
          <w:lang w:val="ru-RU"/>
        </w:rPr>
        <w:t xml:space="preserve"> </w:t>
      </w:r>
      <w:r>
        <w:rPr>
          <w:lang w:val="ru-RU"/>
        </w:rPr>
        <w:t xml:space="preserve">и </w:t>
      </w:r>
      <w:r w:rsidR="001A54DA">
        <w:t>Web</w:t>
      </w:r>
      <w:r w:rsidR="001A54DA" w:rsidRPr="001A54DA">
        <w:rPr>
          <w:lang w:val="ru-RU"/>
        </w:rPr>
        <w:t xml:space="preserve"> </w:t>
      </w:r>
      <w:r w:rsidR="001A54DA">
        <w:t>Apps</w:t>
      </w:r>
      <w:r w:rsidR="001A54DA" w:rsidRPr="001A54DA">
        <w:rPr>
          <w:lang w:val="ru-RU"/>
        </w:rPr>
        <w:t xml:space="preserve"> </w:t>
      </w:r>
    </w:p>
    <w:p w14:paraId="1DA9F268" w14:textId="14EEDB9D" w:rsidR="001A54DA" w:rsidRDefault="001A54DA">
      <w:r>
        <w:rPr>
          <w:noProof/>
          <w:lang w:val="ru-RU"/>
        </w:rPr>
        <w:drawing>
          <wp:inline distT="0" distB="0" distL="0" distR="0" wp14:anchorId="6A63705E" wp14:editId="612EE1A9">
            <wp:extent cx="2895600" cy="2080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FD5DA" w14:textId="4FC06D68" w:rsidR="00D26192" w:rsidRDefault="0D8E7F1A" w:rsidP="00D26192">
      <w:pPr>
        <w:rPr>
          <w:rFonts w:ascii="Segoe UI" w:eastAsia="Times New Roman" w:hAnsi="Segoe UI" w:cs="Segoe UI"/>
          <w:sz w:val="21"/>
          <w:szCs w:val="21"/>
          <w:lang w:val="ru-RU"/>
        </w:rPr>
      </w:pPr>
      <w:r w:rsidRPr="0D8E7F1A">
        <w:rPr>
          <w:lang w:val="ru-RU"/>
        </w:rPr>
        <w:t xml:space="preserve">При этом </w:t>
      </w:r>
      <w:r w:rsidRPr="0D8E7F1A">
        <w:rPr>
          <w:rFonts w:ascii="Segoe UI" w:eastAsia="Times New Roman" w:hAnsi="Segoe UI" w:cs="Segoe UI"/>
          <w:sz w:val="21"/>
          <w:szCs w:val="21"/>
        </w:rPr>
        <w:t>DSC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тоже убрали, хотя может и замаскировали под </w:t>
      </w:r>
      <w:r w:rsidRPr="0D8E7F1A">
        <w:rPr>
          <w:rFonts w:ascii="Segoe UI" w:eastAsia="Times New Roman" w:hAnsi="Segoe UI" w:cs="Segoe UI"/>
          <w:sz w:val="21"/>
          <w:szCs w:val="21"/>
        </w:rPr>
        <w:t>custom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script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extensions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в итоге. </w:t>
      </w:r>
      <w:r w:rsidRPr="0D8E7F1A">
        <w:rPr>
          <w:rFonts w:ascii="Segoe UI" w:eastAsia="Times New Roman" w:hAnsi="Segoe UI" w:cs="Segoe UI"/>
          <w:sz w:val="21"/>
          <w:szCs w:val="21"/>
        </w:rPr>
        <w:t>DSC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, конечно, интересная технология, но тривиальная, </w:t>
      </w:r>
      <w:r w:rsidR="009E1A9F">
        <w:rPr>
          <w:rFonts w:ascii="Segoe UI" w:eastAsia="Times New Roman" w:hAnsi="Segoe UI" w:cs="Segoe UI"/>
          <w:sz w:val="21"/>
          <w:szCs w:val="21"/>
          <w:lang w:val="ru-RU"/>
        </w:rPr>
        <w:t>а</w:t>
      </w:r>
      <w:r w:rsidR="009E1A9F"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в мире, где </w:t>
      </w:r>
      <w:r w:rsidRPr="0D8E7F1A">
        <w:rPr>
          <w:rFonts w:ascii="Segoe UI" w:eastAsia="Times New Roman" w:hAnsi="Segoe UI" w:cs="Segoe UI"/>
          <w:sz w:val="21"/>
          <w:szCs w:val="21"/>
        </w:rPr>
        <w:t>Linux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сильно больше, не на столько интересна (на мой личный взгляд).</w:t>
      </w:r>
    </w:p>
    <w:p w14:paraId="7C7CCDA7" w14:textId="18C3F534" w:rsidR="006A4380" w:rsidRDefault="006A4380" w:rsidP="00D26192">
      <w:pPr>
        <w:rPr>
          <w:rFonts w:ascii="Segoe UI" w:eastAsia="Times New Roman" w:hAnsi="Segoe UI" w:cs="Segoe UI"/>
          <w:sz w:val="21"/>
          <w:szCs w:val="21"/>
          <w:lang w:val="ru-RU"/>
        </w:rPr>
      </w:pPr>
      <w:r>
        <w:rPr>
          <w:rFonts w:ascii="Segoe UI" w:eastAsia="Times New Roman" w:hAnsi="Segoe UI" w:cs="Segoe UI"/>
          <w:sz w:val="21"/>
          <w:szCs w:val="21"/>
          <w:lang w:val="ru-RU"/>
        </w:rPr>
        <w:t xml:space="preserve">Секция </w:t>
      </w:r>
      <w:r>
        <w:rPr>
          <w:rFonts w:ascii="Segoe UI" w:eastAsia="Times New Roman" w:hAnsi="Segoe UI" w:cs="Segoe UI"/>
          <w:sz w:val="21"/>
          <w:szCs w:val="21"/>
        </w:rPr>
        <w:t>Networking</w:t>
      </w:r>
      <w:r>
        <w:rPr>
          <w:rFonts w:ascii="Segoe UI" w:eastAsia="Times New Roman" w:hAnsi="Segoe UI" w:cs="Segoe UI"/>
          <w:sz w:val="21"/>
          <w:szCs w:val="21"/>
          <w:lang w:val="ru-RU"/>
        </w:rPr>
        <w:t xml:space="preserve"> была сильнее всего дополнена.</w:t>
      </w:r>
    </w:p>
    <w:p w14:paraId="30A29911" w14:textId="7593544B" w:rsidR="006A4380" w:rsidRPr="009E1A9F" w:rsidRDefault="006A4380" w:rsidP="00D26192">
      <w:pPr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  <w:lang w:val="ru-RU"/>
        </w:rPr>
        <w:lastRenderedPageBreak/>
        <w:t>В</w:t>
      </w:r>
      <w:r w:rsidRPr="005B10E8">
        <w:rPr>
          <w:rFonts w:ascii="Segoe UI" w:eastAsia="Times New Roman" w:hAnsi="Segoe UI" w:cs="Segoe UI"/>
          <w:sz w:val="21"/>
          <w:szCs w:val="21"/>
        </w:rPr>
        <w:t xml:space="preserve"> </w:t>
      </w:r>
      <w:r>
        <w:rPr>
          <w:rFonts w:ascii="Segoe UI" w:eastAsia="Times New Roman" w:hAnsi="Segoe UI" w:cs="Segoe UI"/>
          <w:sz w:val="21"/>
          <w:szCs w:val="21"/>
          <w:lang w:val="ru-RU"/>
        </w:rPr>
        <w:t>ней</w:t>
      </w:r>
      <w:r w:rsidRPr="005B10E8">
        <w:rPr>
          <w:rFonts w:ascii="Segoe UI" w:eastAsia="Times New Roman" w:hAnsi="Segoe UI" w:cs="Segoe UI"/>
          <w:sz w:val="21"/>
          <w:szCs w:val="21"/>
        </w:rPr>
        <w:t xml:space="preserve"> </w:t>
      </w:r>
      <w:r>
        <w:rPr>
          <w:rFonts w:ascii="Segoe UI" w:eastAsia="Times New Roman" w:hAnsi="Segoe UI" w:cs="Segoe UI"/>
          <w:sz w:val="21"/>
          <w:szCs w:val="21"/>
          <w:lang w:val="ru-RU"/>
        </w:rPr>
        <w:t>появились</w:t>
      </w:r>
      <w:r w:rsidRPr="005B10E8">
        <w:rPr>
          <w:rFonts w:ascii="Segoe UI" w:eastAsia="Times New Roman" w:hAnsi="Segoe UI" w:cs="Segoe UI"/>
          <w:sz w:val="21"/>
          <w:szCs w:val="21"/>
        </w:rPr>
        <w:t xml:space="preserve"> </w:t>
      </w:r>
      <w:r>
        <w:rPr>
          <w:rFonts w:ascii="Segoe UI" w:eastAsia="Times New Roman" w:hAnsi="Segoe UI" w:cs="Segoe UI"/>
          <w:sz w:val="21"/>
          <w:szCs w:val="21"/>
          <w:lang w:val="ru-RU"/>
        </w:rPr>
        <w:t>явным</w:t>
      </w:r>
      <w:r w:rsidRPr="005B10E8">
        <w:rPr>
          <w:rFonts w:ascii="Segoe UI" w:eastAsia="Times New Roman" w:hAnsi="Segoe UI" w:cs="Segoe UI"/>
          <w:sz w:val="21"/>
          <w:szCs w:val="21"/>
        </w:rPr>
        <w:t xml:space="preserve"> </w:t>
      </w:r>
      <w:r>
        <w:rPr>
          <w:rFonts w:ascii="Segoe UI" w:eastAsia="Times New Roman" w:hAnsi="Segoe UI" w:cs="Segoe UI"/>
          <w:sz w:val="21"/>
          <w:szCs w:val="21"/>
          <w:lang w:val="ru-RU"/>
        </w:rPr>
        <w:t>образом</w:t>
      </w:r>
      <w:r w:rsidRPr="005B10E8">
        <w:rPr>
          <w:rFonts w:ascii="Segoe UI" w:eastAsia="Times New Roman" w:hAnsi="Segoe UI" w:cs="Segoe UI"/>
          <w:sz w:val="21"/>
          <w:szCs w:val="21"/>
        </w:rPr>
        <w:t xml:space="preserve"> </w:t>
      </w:r>
      <w:r>
        <w:rPr>
          <w:rFonts w:ascii="Segoe UI" w:eastAsia="Times New Roman" w:hAnsi="Segoe UI" w:cs="Segoe UI"/>
          <w:sz w:val="21"/>
          <w:szCs w:val="21"/>
        </w:rPr>
        <w:t>Azure</w:t>
      </w:r>
      <w:r w:rsidRPr="005B10E8">
        <w:rPr>
          <w:rFonts w:ascii="Segoe UI" w:eastAsia="Times New Roman" w:hAnsi="Segoe UI" w:cs="Segoe UI"/>
          <w:sz w:val="21"/>
          <w:szCs w:val="21"/>
        </w:rPr>
        <w:t xml:space="preserve"> </w:t>
      </w:r>
      <w:r>
        <w:rPr>
          <w:rFonts w:ascii="Segoe UI" w:eastAsia="Times New Roman" w:hAnsi="Segoe UI" w:cs="Segoe UI"/>
          <w:sz w:val="21"/>
          <w:szCs w:val="21"/>
        </w:rPr>
        <w:t>Application</w:t>
      </w:r>
      <w:r w:rsidRPr="005B10E8">
        <w:rPr>
          <w:rFonts w:ascii="Segoe UI" w:eastAsia="Times New Roman" w:hAnsi="Segoe UI" w:cs="Segoe UI"/>
          <w:sz w:val="21"/>
          <w:szCs w:val="21"/>
        </w:rPr>
        <w:t xml:space="preserve"> </w:t>
      </w:r>
      <w:r>
        <w:rPr>
          <w:rFonts w:ascii="Segoe UI" w:eastAsia="Times New Roman" w:hAnsi="Segoe UI" w:cs="Segoe UI"/>
          <w:sz w:val="21"/>
          <w:szCs w:val="21"/>
        </w:rPr>
        <w:t>Gateway</w:t>
      </w:r>
      <w:r w:rsidRPr="005B10E8">
        <w:rPr>
          <w:rFonts w:ascii="Segoe UI" w:eastAsia="Times New Roman" w:hAnsi="Segoe UI" w:cs="Segoe UI"/>
          <w:sz w:val="21"/>
          <w:szCs w:val="21"/>
        </w:rPr>
        <w:t xml:space="preserve">, </w:t>
      </w:r>
      <w:r>
        <w:rPr>
          <w:rFonts w:ascii="Segoe UI" w:eastAsia="Times New Roman" w:hAnsi="Segoe UI" w:cs="Segoe UI"/>
          <w:sz w:val="21"/>
          <w:szCs w:val="21"/>
        </w:rPr>
        <w:t>Azure</w:t>
      </w:r>
      <w:r w:rsidRPr="005B10E8">
        <w:rPr>
          <w:rFonts w:ascii="Segoe UI" w:eastAsia="Times New Roman" w:hAnsi="Segoe UI" w:cs="Segoe UI"/>
          <w:sz w:val="21"/>
          <w:szCs w:val="21"/>
        </w:rPr>
        <w:t xml:space="preserve"> </w:t>
      </w:r>
      <w:r>
        <w:rPr>
          <w:rFonts w:ascii="Segoe UI" w:eastAsia="Times New Roman" w:hAnsi="Segoe UI" w:cs="Segoe UI"/>
          <w:sz w:val="21"/>
          <w:szCs w:val="21"/>
        </w:rPr>
        <w:t>Bastion</w:t>
      </w:r>
      <w:r w:rsidR="005B10E8">
        <w:rPr>
          <w:rFonts w:ascii="Segoe UI" w:eastAsia="Times New Roman" w:hAnsi="Segoe UI" w:cs="Segoe UI"/>
          <w:sz w:val="21"/>
          <w:szCs w:val="21"/>
        </w:rPr>
        <w:t>, Azure WAN</w:t>
      </w:r>
    </w:p>
    <w:p w14:paraId="70686A4D" w14:textId="1CD1950F" w:rsidR="006A4380" w:rsidRDefault="006A4380" w:rsidP="00D26192">
      <w:pPr>
        <w:rPr>
          <w:rFonts w:ascii="Segoe UI" w:eastAsia="Times New Roman" w:hAnsi="Segoe UI" w:cs="Segoe UI"/>
          <w:sz w:val="21"/>
          <w:szCs w:val="21"/>
          <w:lang w:val="ru-RU"/>
        </w:rPr>
      </w:pPr>
      <w:r>
        <w:rPr>
          <w:rFonts w:ascii="Segoe UI" w:eastAsia="Times New Roman" w:hAnsi="Segoe UI" w:cs="Segoe UI"/>
          <w:noProof/>
          <w:sz w:val="21"/>
          <w:szCs w:val="21"/>
          <w:lang w:val="ru-RU"/>
        </w:rPr>
        <w:drawing>
          <wp:inline distT="0" distB="0" distL="0" distR="0" wp14:anchorId="483EB884" wp14:editId="766C0FEC">
            <wp:extent cx="6149340" cy="21640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011E7" w14:textId="70BA7D6B" w:rsidR="006A4380" w:rsidRPr="006A4380" w:rsidRDefault="006A4380" w:rsidP="00D26192">
      <w:pPr>
        <w:rPr>
          <w:rFonts w:ascii="Segoe UI" w:eastAsia="Times New Roman" w:hAnsi="Segoe UI" w:cs="Segoe UI"/>
          <w:sz w:val="21"/>
          <w:szCs w:val="21"/>
          <w:lang w:val="ru-RU"/>
        </w:rPr>
      </w:pPr>
      <w:r>
        <w:rPr>
          <w:rFonts w:ascii="Segoe UI" w:eastAsia="Times New Roman" w:hAnsi="Segoe UI" w:cs="Segoe UI"/>
          <w:noProof/>
          <w:sz w:val="21"/>
          <w:szCs w:val="21"/>
          <w:lang w:val="ru-RU"/>
        </w:rPr>
        <w:drawing>
          <wp:inline distT="0" distB="0" distL="0" distR="0" wp14:anchorId="58EDBA62" wp14:editId="3989A638">
            <wp:extent cx="6152515" cy="192659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BDEDE" w14:textId="46C69B86" w:rsidR="00D26192" w:rsidRDefault="005B10E8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4DF295C" wp14:editId="70AC003E">
            <wp:extent cx="6057900" cy="2385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49A8" w14:textId="7640DEFF" w:rsidR="00A93AE3" w:rsidRDefault="0D8E7F1A">
      <w:pPr>
        <w:rPr>
          <w:lang w:val="ru-RU"/>
        </w:rPr>
      </w:pPr>
      <w:r w:rsidRPr="0D8E7F1A">
        <w:rPr>
          <w:lang w:val="ru-RU"/>
        </w:rPr>
        <w:t xml:space="preserve">Появилась отдельная секция по мониторингу, которая была раньше частью </w:t>
      </w:r>
      <w:r w:rsidRPr="0068314F">
        <w:rPr>
          <w:lang w:val="ru-RU"/>
          <w:rPrChange w:id="70" w:author="Igor Sychev" w:date="2020-02-21T22:21:00Z">
            <w:rPr/>
          </w:rPrChange>
        </w:rPr>
        <w:t>“</w:t>
      </w:r>
      <w:r>
        <w:t>Azure</w:t>
      </w:r>
      <w:r w:rsidRPr="0068314F">
        <w:rPr>
          <w:lang w:val="ru-RU"/>
          <w:rPrChange w:id="71" w:author="Igor Sychev" w:date="2020-02-21T22:21:00Z">
            <w:rPr/>
          </w:rPrChange>
        </w:rPr>
        <w:t xml:space="preserve"> </w:t>
      </w:r>
      <w:r>
        <w:t>Resource</w:t>
      </w:r>
      <w:r w:rsidRPr="0068314F">
        <w:rPr>
          <w:lang w:val="ru-RU"/>
          <w:rPrChange w:id="72" w:author="Igor Sychev" w:date="2020-02-21T22:21:00Z">
            <w:rPr/>
          </w:rPrChange>
        </w:rPr>
        <w:t xml:space="preserve"> </w:t>
      </w:r>
      <w:r>
        <w:t>Utilization</w:t>
      </w:r>
      <w:r w:rsidRPr="0068314F">
        <w:rPr>
          <w:lang w:val="ru-RU"/>
          <w:rPrChange w:id="73" w:author="Igor Sychev" w:date="2020-02-21T22:21:00Z">
            <w:rPr/>
          </w:rPrChange>
        </w:rPr>
        <w:t>”</w:t>
      </w:r>
      <w:r w:rsidRPr="0D8E7F1A">
        <w:rPr>
          <w:lang w:val="ru-RU"/>
        </w:rPr>
        <w:t>, что, честно говоря, не соответствует сути.</w:t>
      </w:r>
    </w:p>
    <w:p w14:paraId="6852F215" w14:textId="1418F0E5" w:rsidR="007C74B1" w:rsidRPr="009E1A9F" w:rsidRDefault="007C74B1">
      <w:pPr>
        <w:rPr>
          <w:lang w:val="ru-RU"/>
        </w:rPr>
      </w:pPr>
      <w:r>
        <w:t>Identity</w:t>
      </w:r>
      <w:r w:rsidRPr="009E1A9F">
        <w:rPr>
          <w:lang w:val="ru-RU"/>
        </w:rPr>
        <w:t>/</w:t>
      </w:r>
      <w:r>
        <w:t>Azure</w:t>
      </w:r>
      <w:r w:rsidRPr="009E1A9F">
        <w:rPr>
          <w:lang w:val="ru-RU"/>
        </w:rPr>
        <w:t xml:space="preserve"> </w:t>
      </w:r>
      <w:r>
        <w:t>Active</w:t>
      </w:r>
      <w:r w:rsidRPr="009E1A9F">
        <w:rPr>
          <w:lang w:val="ru-RU"/>
        </w:rPr>
        <w:t xml:space="preserve"> </w:t>
      </w:r>
      <w:r>
        <w:t>Directory</w:t>
      </w:r>
    </w:p>
    <w:p w14:paraId="08D74963" w14:textId="42582027" w:rsidR="007C74B1" w:rsidRPr="007C74B1" w:rsidRDefault="0D8E7F1A" w:rsidP="007C74B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ru-RU"/>
        </w:rPr>
      </w:pP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Очень сильно, похудела и трансформировалась секция про </w:t>
      </w:r>
      <w:r w:rsidRPr="0D8E7F1A">
        <w:rPr>
          <w:rFonts w:ascii="Segoe UI" w:eastAsia="Times New Roman" w:hAnsi="Segoe UI" w:cs="Segoe UI"/>
          <w:sz w:val="21"/>
          <w:szCs w:val="21"/>
        </w:rPr>
        <w:t>Azure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Active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Directory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. Я скорее поддерживаю это решение, </w:t>
      </w:r>
      <w:proofErr w:type="gramStart"/>
      <w:r w:rsidRPr="0D8E7F1A">
        <w:rPr>
          <w:rFonts w:ascii="Segoe UI" w:eastAsia="Times New Roman" w:hAnsi="Segoe UI" w:cs="Segoe UI"/>
          <w:sz w:val="21"/>
          <w:szCs w:val="21"/>
          <w:lang w:val="ru-RU"/>
        </w:rPr>
        <w:t>т.к.</w:t>
      </w:r>
      <w:proofErr w:type="gramEnd"/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ну не каждый день мы </w:t>
      </w:r>
      <w:r w:rsidRPr="0D8E7F1A">
        <w:rPr>
          <w:rFonts w:ascii="Segoe UI" w:eastAsia="Times New Roman" w:hAnsi="Segoe UI" w:cs="Segoe UI"/>
          <w:sz w:val="21"/>
          <w:szCs w:val="21"/>
        </w:rPr>
        <w:t>MFA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настраиваем (обычно разовая операция, на весь </w:t>
      </w:r>
      <w:proofErr w:type="spellStart"/>
      <w:r w:rsidRPr="0D8E7F1A">
        <w:rPr>
          <w:rFonts w:ascii="Segoe UI" w:eastAsia="Times New Roman" w:hAnsi="Segoe UI" w:cs="Segoe UI"/>
          <w:sz w:val="21"/>
          <w:szCs w:val="21"/>
          <w:lang w:val="ru-RU"/>
        </w:rPr>
        <w:t>тенант</w:t>
      </w:r>
      <w:proofErr w:type="spellEnd"/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? и то не все используют </w:t>
      </w:r>
      <w:r w:rsidRPr="0D8E7F1A">
        <w:rPr>
          <w:rFonts w:ascii="Segoe UI" w:eastAsia="Times New Roman" w:hAnsi="Segoe UI" w:cs="Segoe UI"/>
          <w:sz w:val="21"/>
          <w:szCs w:val="21"/>
        </w:rPr>
        <w:t>azure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MFA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). Синхронизацию через </w:t>
      </w:r>
      <w:r w:rsidRPr="0D8E7F1A">
        <w:rPr>
          <w:rFonts w:ascii="Segoe UI" w:eastAsia="Times New Roman" w:hAnsi="Segoe UI" w:cs="Segoe UI"/>
          <w:sz w:val="21"/>
          <w:szCs w:val="21"/>
        </w:rPr>
        <w:t>ad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connect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тоже хорошо, что убрали, т.к. это хоть и многие клиенты используют, но обычно ее 1 раз 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lastRenderedPageBreak/>
        <w:t xml:space="preserve">настраивают и больше не трогают (99% админов ни разу ее не видели, хотя и </w:t>
      </w:r>
      <w:proofErr w:type="spellStart"/>
      <w:r w:rsidRPr="0D8E7F1A">
        <w:rPr>
          <w:rFonts w:ascii="Segoe UI" w:eastAsia="Times New Roman" w:hAnsi="Segoe UI" w:cs="Segoe UI"/>
          <w:sz w:val="21"/>
          <w:szCs w:val="21"/>
          <w:lang w:val="ru-RU"/>
        </w:rPr>
        <w:t>админят</w:t>
      </w:r>
      <w:proofErr w:type="spellEnd"/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D8E7F1A">
        <w:rPr>
          <w:rFonts w:ascii="Segoe UI" w:eastAsia="Times New Roman" w:hAnsi="Segoe UI" w:cs="Segoe UI"/>
          <w:sz w:val="21"/>
          <w:szCs w:val="21"/>
        </w:rPr>
        <w:t>azure</w:t>
      </w:r>
      <w:r w:rsidRPr="0D8E7F1A">
        <w:rPr>
          <w:rFonts w:ascii="Segoe UI" w:eastAsia="Times New Roman" w:hAnsi="Segoe UI" w:cs="Segoe UI"/>
          <w:sz w:val="21"/>
          <w:szCs w:val="21"/>
          <w:lang w:val="ru-RU"/>
        </w:rPr>
        <w:t xml:space="preserve"> круглыми сутками)</w:t>
      </w:r>
    </w:p>
    <w:p w14:paraId="3D2062F3" w14:textId="76022FE9" w:rsidR="007C74B1" w:rsidRDefault="007C74B1">
      <w:pPr>
        <w:rPr>
          <w:lang w:val="ru-RU"/>
        </w:rPr>
      </w:pPr>
    </w:p>
    <w:p w14:paraId="4CF4F83A" w14:textId="4BF313C2" w:rsidR="00FF535E" w:rsidRDefault="00FF535E">
      <w:pPr>
        <w:rPr>
          <w:lang w:val="ru-RU"/>
        </w:rPr>
      </w:pPr>
      <w:r>
        <w:rPr>
          <w:lang w:val="ru-RU"/>
        </w:rPr>
        <w:t>Итого, на мой субъективный взгляд, требования к знаниям практически не изменились, но структура контента стала логичнее.</w:t>
      </w:r>
    </w:p>
    <w:p w14:paraId="4749E992" w14:textId="03BC8ED0" w:rsidR="004D57CE" w:rsidRDefault="004D57CE">
      <w:pPr>
        <w:rPr>
          <w:lang w:val="ru-RU"/>
        </w:rPr>
      </w:pPr>
      <w:r>
        <w:rPr>
          <w:lang w:val="ru-RU"/>
        </w:rPr>
        <w:t>Переходим к самому большому изменению – экзамены для архитекторов.</w:t>
      </w:r>
    </w:p>
    <w:p w14:paraId="7DEE1DFF" w14:textId="5AF32FB6" w:rsidR="004D57CE" w:rsidRDefault="004D57CE">
      <w:pPr>
        <w:rPr>
          <w:lang w:val="ru-RU"/>
        </w:rPr>
      </w:pPr>
    </w:p>
    <w:p w14:paraId="3E7A3461" w14:textId="770A1033" w:rsidR="00FE5A88" w:rsidRDefault="00FE5A88">
      <w:pPr>
        <w:rPr>
          <w:lang w:val="ru-RU"/>
        </w:rPr>
      </w:pPr>
      <w:r>
        <w:t>AZ</w:t>
      </w:r>
      <w:r w:rsidRPr="0068314F">
        <w:rPr>
          <w:lang w:val="ru-RU"/>
        </w:rPr>
        <w:t>-300&amp;</w:t>
      </w:r>
      <w:r>
        <w:t>AZ</w:t>
      </w:r>
      <w:r w:rsidRPr="0068314F">
        <w:rPr>
          <w:lang w:val="ru-RU"/>
        </w:rPr>
        <w:t>301-&gt;</w:t>
      </w:r>
      <w:r>
        <w:t>AZ</w:t>
      </w:r>
      <w:r w:rsidRPr="0068314F">
        <w:rPr>
          <w:lang w:val="ru-RU"/>
        </w:rPr>
        <w:t>-303/</w:t>
      </w:r>
      <w:r>
        <w:t>AZ</w:t>
      </w:r>
      <w:r w:rsidRPr="0068314F">
        <w:rPr>
          <w:lang w:val="ru-RU"/>
        </w:rPr>
        <w:t>-304</w:t>
      </w:r>
    </w:p>
    <w:p w14:paraId="72F95105" w14:textId="51799019" w:rsidR="00F81800" w:rsidRDefault="1D86C031" w:rsidP="00F81800">
      <w:pPr>
        <w:rPr>
          <w:lang w:val="ru-RU"/>
        </w:rPr>
      </w:pPr>
      <w:r w:rsidRPr="1D86C031">
        <w:rPr>
          <w:lang w:val="ru-RU"/>
        </w:rPr>
        <w:t xml:space="preserve">Для сдачи сертификата по архитектуре нужно было сдать 2 экзамена </w:t>
      </w:r>
      <w:r>
        <w:t>Design</w:t>
      </w:r>
      <w:r w:rsidRPr="1D86C031">
        <w:rPr>
          <w:lang w:val="ru-RU"/>
        </w:rPr>
        <w:t>&amp;</w:t>
      </w:r>
      <w:r>
        <w:t>Implementation</w:t>
      </w:r>
      <w:r w:rsidRPr="1D86C031">
        <w:rPr>
          <w:lang w:val="ru-RU"/>
        </w:rPr>
        <w:t xml:space="preserve">. В этом смысле ничего не изменилось: как было 2 экзамена, так и осталось. Но вот структура экзаменов была очень сильно пересмотрена. На мой взгляд, набор знаний и опыта, по сути, не изменился, но структура экзаменов изменилась радикально. Выводы сделаны на основе новых </w:t>
      </w:r>
      <w:r>
        <w:t>skill</w:t>
      </w:r>
      <w:r w:rsidRPr="1D86C031">
        <w:rPr>
          <w:lang w:val="ru-RU"/>
        </w:rPr>
        <w:t xml:space="preserve"> </w:t>
      </w:r>
      <w:r>
        <w:t>measures</w:t>
      </w:r>
      <w:r w:rsidRPr="1D86C031">
        <w:rPr>
          <w:lang w:val="ru-RU"/>
        </w:rPr>
        <w:t xml:space="preserve"> </w:t>
      </w:r>
    </w:p>
    <w:p w14:paraId="50F94EEB" w14:textId="26045AFA" w:rsidR="00F81800" w:rsidRPr="00F81800" w:rsidRDefault="00870D08" w:rsidP="00F81800">
      <w:pPr>
        <w:rPr>
          <w:rFonts w:ascii="Segoe UI" w:eastAsia="Times New Roman" w:hAnsi="Segoe UI" w:cs="Segoe UI"/>
          <w:sz w:val="21"/>
          <w:szCs w:val="21"/>
          <w:lang w:val="ru-RU"/>
        </w:rPr>
      </w:pPr>
      <w:r>
        <w:fldChar w:fldCharType="begin"/>
      </w:r>
      <w:r w:rsidRPr="00870D08">
        <w:rPr>
          <w:lang w:val="ru-RU"/>
          <w:rPrChange w:id="74" w:author="Igor Sychev" w:date="2020-02-23T19:56:00Z">
            <w:rPr/>
          </w:rPrChange>
        </w:rPr>
        <w:instrText xml:space="preserve"> </w:instrText>
      </w:r>
      <w:r>
        <w:instrText>HYPERLINK</w:instrText>
      </w:r>
      <w:r w:rsidRPr="00870D08">
        <w:rPr>
          <w:lang w:val="ru-RU"/>
          <w:rPrChange w:id="75" w:author="Igor Sychev" w:date="2020-02-23T19:56:00Z">
            <w:rPr/>
          </w:rPrChange>
        </w:rPr>
        <w:instrText xml:space="preserve"> "</w:instrText>
      </w:r>
      <w:r>
        <w:instrText>https</w:instrText>
      </w:r>
      <w:r w:rsidRPr="00870D08">
        <w:rPr>
          <w:lang w:val="ru-RU"/>
          <w:rPrChange w:id="76" w:author="Igor Sychev" w:date="2020-02-23T19:56:00Z">
            <w:rPr/>
          </w:rPrChange>
        </w:rPr>
        <w:instrText>://</w:instrText>
      </w:r>
      <w:r>
        <w:instrText>query</w:instrText>
      </w:r>
      <w:r w:rsidRPr="00870D08">
        <w:rPr>
          <w:lang w:val="ru-RU"/>
          <w:rPrChange w:id="77" w:author="Igor Sychev" w:date="2020-02-23T19:56:00Z">
            <w:rPr/>
          </w:rPrChange>
        </w:rPr>
        <w:instrText>.</w:instrText>
      </w:r>
      <w:r>
        <w:instrText>prod</w:instrText>
      </w:r>
      <w:r w:rsidRPr="00870D08">
        <w:rPr>
          <w:lang w:val="ru-RU"/>
          <w:rPrChange w:id="78" w:author="Igor Sychev" w:date="2020-02-23T19:56:00Z">
            <w:rPr/>
          </w:rPrChange>
        </w:rPr>
        <w:instrText>.</w:instrText>
      </w:r>
      <w:r>
        <w:instrText>cms</w:instrText>
      </w:r>
      <w:r w:rsidRPr="00870D08">
        <w:rPr>
          <w:lang w:val="ru-RU"/>
          <w:rPrChange w:id="79" w:author="Igor Sychev" w:date="2020-02-23T19:56:00Z">
            <w:rPr/>
          </w:rPrChange>
        </w:rPr>
        <w:instrText>.</w:instrText>
      </w:r>
      <w:r>
        <w:instrText>rt</w:instrText>
      </w:r>
      <w:r w:rsidRPr="00870D08">
        <w:rPr>
          <w:lang w:val="ru-RU"/>
          <w:rPrChange w:id="80" w:author="Igor Sychev" w:date="2020-02-23T19:56:00Z">
            <w:rPr/>
          </w:rPrChange>
        </w:rPr>
        <w:instrText>.</w:instrText>
      </w:r>
      <w:r>
        <w:instrText>microsoft</w:instrText>
      </w:r>
      <w:r w:rsidRPr="00870D08">
        <w:rPr>
          <w:lang w:val="ru-RU"/>
          <w:rPrChange w:id="81" w:author="Igor Sychev" w:date="2020-02-23T19:56:00Z">
            <w:rPr/>
          </w:rPrChange>
        </w:rPr>
        <w:instrText>.</w:instrText>
      </w:r>
      <w:r>
        <w:instrText>com</w:instrText>
      </w:r>
      <w:r w:rsidRPr="00870D08">
        <w:rPr>
          <w:lang w:val="ru-RU"/>
          <w:rPrChange w:id="82" w:author="Igor Sychev" w:date="2020-02-23T19:56:00Z">
            <w:rPr/>
          </w:rPrChange>
        </w:rPr>
        <w:instrText>/</w:instrText>
      </w:r>
      <w:r>
        <w:instrText>cms</w:instrText>
      </w:r>
      <w:r w:rsidRPr="00870D08">
        <w:rPr>
          <w:lang w:val="ru-RU"/>
          <w:rPrChange w:id="83" w:author="Igor Sychev" w:date="2020-02-23T19:56:00Z">
            <w:rPr/>
          </w:rPrChange>
        </w:rPr>
        <w:instrText>/</w:instrText>
      </w:r>
      <w:r>
        <w:instrText>api</w:instrText>
      </w:r>
      <w:r w:rsidRPr="00870D08">
        <w:rPr>
          <w:lang w:val="ru-RU"/>
          <w:rPrChange w:id="84" w:author="Igor Sychev" w:date="2020-02-23T19:56:00Z">
            <w:rPr/>
          </w:rPrChange>
        </w:rPr>
        <w:instrText>/</w:instrText>
      </w:r>
      <w:r>
        <w:instrText>am</w:instrText>
      </w:r>
      <w:r w:rsidRPr="00870D08">
        <w:rPr>
          <w:lang w:val="ru-RU"/>
          <w:rPrChange w:id="85" w:author="Igor Sychev" w:date="2020-02-23T19:56:00Z">
            <w:rPr/>
          </w:rPrChange>
        </w:rPr>
        <w:instrText>/</w:instrText>
      </w:r>
      <w:r>
        <w:instrText>binary</w:instrText>
      </w:r>
      <w:r w:rsidRPr="00870D08">
        <w:rPr>
          <w:lang w:val="ru-RU"/>
          <w:rPrChange w:id="86" w:author="Igor Sychev" w:date="2020-02-23T19:56:00Z">
            <w:rPr/>
          </w:rPrChange>
        </w:rPr>
        <w:instrText>/</w:instrText>
      </w:r>
      <w:r>
        <w:instrText>RE</w:instrText>
      </w:r>
      <w:r w:rsidRPr="00870D08">
        <w:rPr>
          <w:lang w:val="ru-RU"/>
          <w:rPrChange w:id="87" w:author="Igor Sychev" w:date="2020-02-23T19:56:00Z">
            <w:rPr/>
          </w:rPrChange>
        </w:rPr>
        <w:instrText>3</w:instrText>
      </w:r>
      <w:r>
        <w:instrText>VzwB</w:instrText>
      </w:r>
      <w:r w:rsidRPr="00870D08">
        <w:rPr>
          <w:lang w:val="ru-RU"/>
          <w:rPrChange w:id="88" w:author="Igor Sychev" w:date="2020-02-23T19:56:00Z">
            <w:rPr/>
          </w:rPrChange>
        </w:rPr>
        <w:instrText xml:space="preserve">" </w:instrText>
      </w:r>
      <w:r>
        <w:fldChar w:fldCharType="separate"/>
      </w:r>
      <w:r w:rsidR="002522F0" w:rsidRPr="007F5CAF">
        <w:rPr>
          <w:rStyle w:val="Hyperlink"/>
          <w:rFonts w:ascii="Segoe UI" w:eastAsia="Times New Roman" w:hAnsi="Segoe UI" w:cs="Segoe UI"/>
          <w:sz w:val="21"/>
          <w:szCs w:val="21"/>
        </w:rPr>
        <w:t>https</w:t>
      </w:r>
      <w:r w:rsidR="002522F0" w:rsidRPr="007F5CAF">
        <w:rPr>
          <w:rStyle w:val="Hyperlink"/>
          <w:rFonts w:ascii="Segoe UI" w:eastAsia="Times New Roman" w:hAnsi="Segoe UI" w:cs="Segoe UI"/>
          <w:sz w:val="21"/>
          <w:szCs w:val="21"/>
          <w:lang w:val="ru-RU"/>
        </w:rPr>
        <w:t>://</w:t>
      </w:r>
      <w:r w:rsidR="002522F0" w:rsidRPr="007F5CAF">
        <w:rPr>
          <w:rStyle w:val="Hyperlink"/>
          <w:rFonts w:ascii="Segoe UI" w:eastAsia="Times New Roman" w:hAnsi="Segoe UI" w:cs="Segoe UI"/>
          <w:sz w:val="21"/>
          <w:szCs w:val="21"/>
        </w:rPr>
        <w:t>query</w:t>
      </w:r>
      <w:r w:rsidR="002522F0" w:rsidRPr="007F5CAF">
        <w:rPr>
          <w:rStyle w:val="Hyperlink"/>
          <w:rFonts w:ascii="Segoe UI" w:eastAsia="Times New Roman" w:hAnsi="Segoe UI" w:cs="Segoe UI"/>
          <w:sz w:val="21"/>
          <w:szCs w:val="21"/>
          <w:lang w:val="ru-RU"/>
        </w:rPr>
        <w:t>.</w:t>
      </w:r>
      <w:r w:rsidR="002522F0" w:rsidRPr="007F5CAF">
        <w:rPr>
          <w:rStyle w:val="Hyperlink"/>
          <w:rFonts w:ascii="Segoe UI" w:eastAsia="Times New Roman" w:hAnsi="Segoe UI" w:cs="Segoe UI"/>
          <w:sz w:val="21"/>
          <w:szCs w:val="21"/>
        </w:rPr>
        <w:t>prod</w:t>
      </w:r>
      <w:r w:rsidR="002522F0" w:rsidRPr="007F5CAF">
        <w:rPr>
          <w:rStyle w:val="Hyperlink"/>
          <w:rFonts w:ascii="Segoe UI" w:eastAsia="Times New Roman" w:hAnsi="Segoe UI" w:cs="Segoe UI"/>
          <w:sz w:val="21"/>
          <w:szCs w:val="21"/>
          <w:lang w:val="ru-RU"/>
        </w:rPr>
        <w:t>.</w:t>
      </w:r>
      <w:proofErr w:type="spellStart"/>
      <w:r w:rsidR="002522F0" w:rsidRPr="007F5CAF">
        <w:rPr>
          <w:rStyle w:val="Hyperlink"/>
          <w:rFonts w:ascii="Segoe UI" w:eastAsia="Times New Roman" w:hAnsi="Segoe UI" w:cs="Segoe UI"/>
          <w:sz w:val="21"/>
          <w:szCs w:val="21"/>
        </w:rPr>
        <w:t>cms</w:t>
      </w:r>
      <w:proofErr w:type="spellEnd"/>
      <w:r w:rsidR="002522F0" w:rsidRPr="007F5CAF">
        <w:rPr>
          <w:rStyle w:val="Hyperlink"/>
          <w:rFonts w:ascii="Segoe UI" w:eastAsia="Times New Roman" w:hAnsi="Segoe UI" w:cs="Segoe UI"/>
          <w:sz w:val="21"/>
          <w:szCs w:val="21"/>
          <w:lang w:val="ru-RU"/>
        </w:rPr>
        <w:t>.</w:t>
      </w:r>
      <w:r w:rsidR="002522F0" w:rsidRPr="007F5CAF">
        <w:rPr>
          <w:rStyle w:val="Hyperlink"/>
          <w:rFonts w:ascii="Segoe UI" w:eastAsia="Times New Roman" w:hAnsi="Segoe UI" w:cs="Segoe UI"/>
          <w:sz w:val="21"/>
          <w:szCs w:val="21"/>
        </w:rPr>
        <w:t>rt</w:t>
      </w:r>
      <w:r w:rsidR="002522F0" w:rsidRPr="007F5CAF">
        <w:rPr>
          <w:rStyle w:val="Hyperlink"/>
          <w:rFonts w:ascii="Segoe UI" w:eastAsia="Times New Roman" w:hAnsi="Segoe UI" w:cs="Segoe UI"/>
          <w:sz w:val="21"/>
          <w:szCs w:val="21"/>
          <w:lang w:val="ru-RU"/>
        </w:rPr>
        <w:t>.</w:t>
      </w:r>
      <w:proofErr w:type="spellStart"/>
      <w:r w:rsidR="002522F0" w:rsidRPr="007F5CAF">
        <w:rPr>
          <w:rStyle w:val="Hyperlink"/>
          <w:rFonts w:ascii="Segoe UI" w:eastAsia="Times New Roman" w:hAnsi="Segoe UI" w:cs="Segoe UI"/>
          <w:sz w:val="21"/>
          <w:szCs w:val="21"/>
        </w:rPr>
        <w:t>microsoft</w:t>
      </w:r>
      <w:proofErr w:type="spellEnd"/>
      <w:r w:rsidR="002522F0" w:rsidRPr="007F5CAF">
        <w:rPr>
          <w:rStyle w:val="Hyperlink"/>
          <w:rFonts w:ascii="Segoe UI" w:eastAsia="Times New Roman" w:hAnsi="Segoe UI" w:cs="Segoe UI"/>
          <w:sz w:val="21"/>
          <w:szCs w:val="21"/>
          <w:lang w:val="ru-RU"/>
        </w:rPr>
        <w:t>.</w:t>
      </w:r>
      <w:r w:rsidR="002522F0" w:rsidRPr="007F5CAF">
        <w:rPr>
          <w:rStyle w:val="Hyperlink"/>
          <w:rFonts w:ascii="Segoe UI" w:eastAsia="Times New Roman" w:hAnsi="Segoe UI" w:cs="Segoe UI"/>
          <w:sz w:val="21"/>
          <w:szCs w:val="21"/>
        </w:rPr>
        <w:t>com</w:t>
      </w:r>
      <w:r w:rsidR="002522F0" w:rsidRPr="007F5CAF">
        <w:rPr>
          <w:rStyle w:val="Hyperlink"/>
          <w:rFonts w:ascii="Segoe UI" w:eastAsia="Times New Roman" w:hAnsi="Segoe UI" w:cs="Segoe UI"/>
          <w:sz w:val="21"/>
          <w:szCs w:val="21"/>
          <w:lang w:val="ru-RU"/>
        </w:rPr>
        <w:t>/</w:t>
      </w:r>
      <w:proofErr w:type="spellStart"/>
      <w:r w:rsidR="002522F0" w:rsidRPr="007F5CAF">
        <w:rPr>
          <w:rStyle w:val="Hyperlink"/>
          <w:rFonts w:ascii="Segoe UI" w:eastAsia="Times New Roman" w:hAnsi="Segoe UI" w:cs="Segoe UI"/>
          <w:sz w:val="21"/>
          <w:szCs w:val="21"/>
        </w:rPr>
        <w:t>cms</w:t>
      </w:r>
      <w:proofErr w:type="spellEnd"/>
      <w:r w:rsidR="002522F0" w:rsidRPr="007F5CAF">
        <w:rPr>
          <w:rStyle w:val="Hyperlink"/>
          <w:rFonts w:ascii="Segoe UI" w:eastAsia="Times New Roman" w:hAnsi="Segoe UI" w:cs="Segoe UI"/>
          <w:sz w:val="21"/>
          <w:szCs w:val="21"/>
          <w:lang w:val="ru-RU"/>
        </w:rPr>
        <w:t>/</w:t>
      </w:r>
      <w:proofErr w:type="spellStart"/>
      <w:r w:rsidR="002522F0" w:rsidRPr="007F5CAF">
        <w:rPr>
          <w:rStyle w:val="Hyperlink"/>
          <w:rFonts w:ascii="Segoe UI" w:eastAsia="Times New Roman" w:hAnsi="Segoe UI" w:cs="Segoe UI"/>
          <w:sz w:val="21"/>
          <w:szCs w:val="21"/>
        </w:rPr>
        <w:t>api</w:t>
      </w:r>
      <w:proofErr w:type="spellEnd"/>
      <w:r w:rsidR="002522F0" w:rsidRPr="007F5CAF">
        <w:rPr>
          <w:rStyle w:val="Hyperlink"/>
          <w:rFonts w:ascii="Segoe UI" w:eastAsia="Times New Roman" w:hAnsi="Segoe UI" w:cs="Segoe UI"/>
          <w:sz w:val="21"/>
          <w:szCs w:val="21"/>
          <w:lang w:val="ru-RU"/>
        </w:rPr>
        <w:t>/</w:t>
      </w:r>
      <w:r w:rsidR="002522F0" w:rsidRPr="007F5CAF">
        <w:rPr>
          <w:rStyle w:val="Hyperlink"/>
          <w:rFonts w:ascii="Segoe UI" w:eastAsia="Times New Roman" w:hAnsi="Segoe UI" w:cs="Segoe UI"/>
          <w:sz w:val="21"/>
          <w:szCs w:val="21"/>
        </w:rPr>
        <w:t>am</w:t>
      </w:r>
      <w:r w:rsidR="002522F0" w:rsidRPr="007F5CAF">
        <w:rPr>
          <w:rStyle w:val="Hyperlink"/>
          <w:rFonts w:ascii="Segoe UI" w:eastAsia="Times New Roman" w:hAnsi="Segoe UI" w:cs="Segoe UI"/>
          <w:sz w:val="21"/>
          <w:szCs w:val="21"/>
          <w:lang w:val="ru-RU"/>
        </w:rPr>
        <w:t>/</w:t>
      </w:r>
      <w:r w:rsidR="002522F0" w:rsidRPr="007F5CAF">
        <w:rPr>
          <w:rStyle w:val="Hyperlink"/>
          <w:rFonts w:ascii="Segoe UI" w:eastAsia="Times New Roman" w:hAnsi="Segoe UI" w:cs="Segoe UI"/>
          <w:sz w:val="21"/>
          <w:szCs w:val="21"/>
        </w:rPr>
        <w:t>binary</w:t>
      </w:r>
      <w:r w:rsidR="002522F0" w:rsidRPr="007F5CAF">
        <w:rPr>
          <w:rStyle w:val="Hyperlink"/>
          <w:rFonts w:ascii="Segoe UI" w:eastAsia="Times New Roman" w:hAnsi="Segoe UI" w:cs="Segoe UI"/>
          <w:sz w:val="21"/>
          <w:szCs w:val="21"/>
          <w:lang w:val="ru-RU"/>
        </w:rPr>
        <w:t>/</w:t>
      </w:r>
      <w:r w:rsidR="002522F0" w:rsidRPr="007F5CAF">
        <w:rPr>
          <w:rStyle w:val="Hyperlink"/>
          <w:rFonts w:ascii="Segoe UI" w:eastAsia="Times New Roman" w:hAnsi="Segoe UI" w:cs="Segoe UI"/>
          <w:sz w:val="21"/>
          <w:szCs w:val="21"/>
        </w:rPr>
        <w:t>RE</w:t>
      </w:r>
      <w:r w:rsidR="002522F0" w:rsidRPr="007F5CAF">
        <w:rPr>
          <w:rStyle w:val="Hyperlink"/>
          <w:rFonts w:ascii="Segoe UI" w:eastAsia="Times New Roman" w:hAnsi="Segoe UI" w:cs="Segoe UI"/>
          <w:sz w:val="21"/>
          <w:szCs w:val="21"/>
          <w:lang w:val="ru-RU"/>
        </w:rPr>
        <w:t>3</w:t>
      </w:r>
      <w:proofErr w:type="spellStart"/>
      <w:r w:rsidR="002522F0" w:rsidRPr="007F5CAF">
        <w:rPr>
          <w:rStyle w:val="Hyperlink"/>
          <w:rFonts w:ascii="Segoe UI" w:eastAsia="Times New Roman" w:hAnsi="Segoe UI" w:cs="Segoe UI"/>
          <w:sz w:val="21"/>
          <w:szCs w:val="21"/>
        </w:rPr>
        <w:t>VzwB</w:t>
      </w:r>
      <w:proofErr w:type="spellEnd"/>
      <w:r>
        <w:rPr>
          <w:rStyle w:val="Hyperlink"/>
          <w:rFonts w:ascii="Segoe UI" w:eastAsia="Times New Roman" w:hAnsi="Segoe UI" w:cs="Segoe UI"/>
          <w:sz w:val="21"/>
          <w:szCs w:val="21"/>
        </w:rPr>
        <w:fldChar w:fldCharType="end"/>
      </w:r>
    </w:p>
    <w:p w14:paraId="07557F57" w14:textId="77777777" w:rsidR="00F81800" w:rsidRPr="00F81800" w:rsidRDefault="00870D08" w:rsidP="00F81800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ru-RU"/>
        </w:rPr>
      </w:pPr>
      <w:r>
        <w:fldChar w:fldCharType="begin"/>
      </w:r>
      <w:r w:rsidRPr="00870D08">
        <w:rPr>
          <w:lang w:val="ru-RU"/>
          <w:rPrChange w:id="89" w:author="Igor Sychev" w:date="2020-02-23T19:56:00Z">
            <w:rPr/>
          </w:rPrChange>
        </w:rPr>
        <w:instrText xml:space="preserve"> </w:instrText>
      </w:r>
      <w:r>
        <w:instrText>HYPERLINK</w:instrText>
      </w:r>
      <w:r w:rsidRPr="00870D08">
        <w:rPr>
          <w:lang w:val="ru-RU"/>
          <w:rPrChange w:id="90" w:author="Igor Sychev" w:date="2020-02-23T19:56:00Z">
            <w:rPr/>
          </w:rPrChange>
        </w:rPr>
        <w:instrText xml:space="preserve"> "</w:instrText>
      </w:r>
      <w:r>
        <w:instrText>https</w:instrText>
      </w:r>
      <w:r w:rsidRPr="00870D08">
        <w:rPr>
          <w:lang w:val="ru-RU"/>
          <w:rPrChange w:id="91" w:author="Igor Sychev" w:date="2020-02-23T19:56:00Z">
            <w:rPr/>
          </w:rPrChange>
        </w:rPr>
        <w:instrText>://</w:instrText>
      </w:r>
      <w:r>
        <w:instrText>query</w:instrText>
      </w:r>
      <w:r w:rsidRPr="00870D08">
        <w:rPr>
          <w:lang w:val="ru-RU"/>
          <w:rPrChange w:id="92" w:author="Igor Sychev" w:date="2020-02-23T19:56:00Z">
            <w:rPr/>
          </w:rPrChange>
        </w:rPr>
        <w:instrText>.</w:instrText>
      </w:r>
      <w:r>
        <w:instrText>prod</w:instrText>
      </w:r>
      <w:r w:rsidRPr="00870D08">
        <w:rPr>
          <w:lang w:val="ru-RU"/>
          <w:rPrChange w:id="93" w:author="Igor Sychev" w:date="2020-02-23T19:56:00Z">
            <w:rPr/>
          </w:rPrChange>
        </w:rPr>
        <w:instrText>.</w:instrText>
      </w:r>
      <w:r>
        <w:instrText>cms</w:instrText>
      </w:r>
      <w:r w:rsidRPr="00870D08">
        <w:rPr>
          <w:lang w:val="ru-RU"/>
          <w:rPrChange w:id="94" w:author="Igor Sychev" w:date="2020-02-23T19:56:00Z">
            <w:rPr/>
          </w:rPrChange>
        </w:rPr>
        <w:instrText>.</w:instrText>
      </w:r>
      <w:r>
        <w:instrText>rt</w:instrText>
      </w:r>
      <w:r w:rsidRPr="00870D08">
        <w:rPr>
          <w:lang w:val="ru-RU"/>
          <w:rPrChange w:id="95" w:author="Igor Sychev" w:date="2020-02-23T19:56:00Z">
            <w:rPr/>
          </w:rPrChange>
        </w:rPr>
        <w:instrText>.</w:instrText>
      </w:r>
      <w:r>
        <w:instrText>microsoft</w:instrText>
      </w:r>
      <w:r w:rsidRPr="00870D08">
        <w:rPr>
          <w:lang w:val="ru-RU"/>
          <w:rPrChange w:id="96" w:author="Igor Sychev" w:date="2020-02-23T19:56:00Z">
            <w:rPr/>
          </w:rPrChange>
        </w:rPr>
        <w:instrText>.</w:instrText>
      </w:r>
      <w:r>
        <w:instrText>com</w:instrText>
      </w:r>
      <w:r w:rsidRPr="00870D08">
        <w:rPr>
          <w:lang w:val="ru-RU"/>
          <w:rPrChange w:id="97" w:author="Igor Sychev" w:date="2020-02-23T19:56:00Z">
            <w:rPr/>
          </w:rPrChange>
        </w:rPr>
        <w:instrText>/</w:instrText>
      </w:r>
      <w:r>
        <w:instrText>cms</w:instrText>
      </w:r>
      <w:r w:rsidRPr="00870D08">
        <w:rPr>
          <w:lang w:val="ru-RU"/>
          <w:rPrChange w:id="98" w:author="Igor Sychev" w:date="2020-02-23T19:56:00Z">
            <w:rPr/>
          </w:rPrChange>
        </w:rPr>
        <w:instrText>/</w:instrText>
      </w:r>
      <w:r>
        <w:instrText>api</w:instrText>
      </w:r>
      <w:r w:rsidRPr="00870D08">
        <w:rPr>
          <w:lang w:val="ru-RU"/>
          <w:rPrChange w:id="99" w:author="Igor Sychev" w:date="2020-02-23T19:56:00Z">
            <w:rPr/>
          </w:rPrChange>
        </w:rPr>
        <w:instrText>/</w:instrText>
      </w:r>
      <w:r>
        <w:instrText>am</w:instrText>
      </w:r>
      <w:r w:rsidRPr="00870D08">
        <w:rPr>
          <w:lang w:val="ru-RU"/>
          <w:rPrChange w:id="100" w:author="Igor Sychev" w:date="2020-02-23T19:56:00Z">
            <w:rPr/>
          </w:rPrChange>
        </w:rPr>
        <w:instrText>/</w:instrText>
      </w:r>
      <w:r>
        <w:instrText>binary</w:instrText>
      </w:r>
      <w:r w:rsidRPr="00870D08">
        <w:rPr>
          <w:lang w:val="ru-RU"/>
          <w:rPrChange w:id="101" w:author="Igor Sychev" w:date="2020-02-23T19:56:00Z">
            <w:rPr/>
          </w:rPrChange>
        </w:rPr>
        <w:instrText>/</w:instrText>
      </w:r>
      <w:r>
        <w:instrText>RE</w:instrText>
      </w:r>
      <w:r w:rsidRPr="00870D08">
        <w:rPr>
          <w:lang w:val="ru-RU"/>
          <w:rPrChange w:id="102" w:author="Igor Sychev" w:date="2020-02-23T19:56:00Z">
            <w:rPr/>
          </w:rPrChange>
        </w:rPr>
        <w:instrText>3</w:instrText>
      </w:r>
      <w:r>
        <w:instrText>VEHD</w:instrText>
      </w:r>
      <w:r w:rsidRPr="00870D08">
        <w:rPr>
          <w:lang w:val="ru-RU"/>
          <w:rPrChange w:id="103" w:author="Igor Sychev" w:date="2020-02-23T19:56:00Z">
            <w:rPr/>
          </w:rPrChange>
        </w:rPr>
        <w:instrText>" \</w:instrText>
      </w:r>
      <w:r>
        <w:instrText>t</w:instrText>
      </w:r>
      <w:r w:rsidRPr="00870D08">
        <w:rPr>
          <w:lang w:val="ru-RU"/>
          <w:rPrChange w:id="104" w:author="Igor Sychev" w:date="2020-02-23T19:56:00Z">
            <w:rPr/>
          </w:rPrChange>
        </w:rPr>
        <w:instrText xml:space="preserve"> "_</w:instrText>
      </w:r>
      <w:r>
        <w:instrText>blank</w:instrText>
      </w:r>
      <w:r w:rsidRPr="00870D08">
        <w:rPr>
          <w:lang w:val="ru-RU"/>
          <w:rPrChange w:id="105" w:author="Igor Sychev" w:date="2020-02-23T19:56:00Z">
            <w:rPr/>
          </w:rPrChange>
        </w:rPr>
        <w:instrText>" \</w:instrText>
      </w:r>
      <w:r>
        <w:instrText>o</w:instrText>
      </w:r>
      <w:r w:rsidRPr="00870D08">
        <w:rPr>
          <w:lang w:val="ru-RU"/>
          <w:rPrChange w:id="106" w:author="Igor Sychev" w:date="2020-02-23T19:56:00Z">
            <w:rPr/>
          </w:rPrChange>
        </w:rPr>
        <w:instrText xml:space="preserve"> "</w:instrText>
      </w:r>
      <w:r>
        <w:instrText>https</w:instrText>
      </w:r>
      <w:r w:rsidRPr="00870D08">
        <w:rPr>
          <w:lang w:val="ru-RU"/>
          <w:rPrChange w:id="107" w:author="Igor Sychev" w:date="2020-02-23T19:56:00Z">
            <w:rPr/>
          </w:rPrChange>
        </w:rPr>
        <w:instrText>://</w:instrText>
      </w:r>
      <w:r>
        <w:instrText>query</w:instrText>
      </w:r>
      <w:r w:rsidRPr="00870D08">
        <w:rPr>
          <w:lang w:val="ru-RU"/>
          <w:rPrChange w:id="108" w:author="Igor Sychev" w:date="2020-02-23T19:56:00Z">
            <w:rPr/>
          </w:rPrChange>
        </w:rPr>
        <w:instrText>.</w:instrText>
      </w:r>
      <w:r>
        <w:instrText>prod</w:instrText>
      </w:r>
      <w:r w:rsidRPr="00870D08">
        <w:rPr>
          <w:lang w:val="ru-RU"/>
          <w:rPrChange w:id="109" w:author="Igor Sychev" w:date="2020-02-23T19:56:00Z">
            <w:rPr/>
          </w:rPrChange>
        </w:rPr>
        <w:instrText>.</w:instrText>
      </w:r>
      <w:r>
        <w:instrText>cms</w:instrText>
      </w:r>
      <w:r w:rsidRPr="00870D08">
        <w:rPr>
          <w:lang w:val="ru-RU"/>
          <w:rPrChange w:id="110" w:author="Igor Sychev" w:date="2020-02-23T19:56:00Z">
            <w:rPr/>
          </w:rPrChange>
        </w:rPr>
        <w:instrText>.</w:instrText>
      </w:r>
      <w:r>
        <w:instrText>rt</w:instrText>
      </w:r>
      <w:r w:rsidRPr="00870D08">
        <w:rPr>
          <w:lang w:val="ru-RU"/>
          <w:rPrChange w:id="111" w:author="Igor Sychev" w:date="2020-02-23T19:56:00Z">
            <w:rPr/>
          </w:rPrChange>
        </w:rPr>
        <w:instrText>.</w:instrText>
      </w:r>
      <w:r>
        <w:instrText>microsoft</w:instrText>
      </w:r>
      <w:r w:rsidRPr="00870D08">
        <w:rPr>
          <w:lang w:val="ru-RU"/>
          <w:rPrChange w:id="112" w:author="Igor Sychev" w:date="2020-02-23T19:56:00Z">
            <w:rPr/>
          </w:rPrChange>
        </w:rPr>
        <w:instrText>.</w:instrText>
      </w:r>
      <w:r>
        <w:instrText>com</w:instrText>
      </w:r>
      <w:r w:rsidRPr="00870D08">
        <w:rPr>
          <w:lang w:val="ru-RU"/>
          <w:rPrChange w:id="113" w:author="Igor Sychev" w:date="2020-02-23T19:56:00Z">
            <w:rPr/>
          </w:rPrChange>
        </w:rPr>
        <w:instrText>/</w:instrText>
      </w:r>
      <w:r>
        <w:instrText>cms</w:instrText>
      </w:r>
      <w:r w:rsidRPr="00870D08">
        <w:rPr>
          <w:lang w:val="ru-RU"/>
          <w:rPrChange w:id="114" w:author="Igor Sychev" w:date="2020-02-23T19:56:00Z">
            <w:rPr/>
          </w:rPrChange>
        </w:rPr>
        <w:instrText>/</w:instrText>
      </w:r>
      <w:r>
        <w:instrText>api</w:instrText>
      </w:r>
      <w:r w:rsidRPr="00870D08">
        <w:rPr>
          <w:lang w:val="ru-RU"/>
          <w:rPrChange w:id="115" w:author="Igor Sychev" w:date="2020-02-23T19:56:00Z">
            <w:rPr/>
          </w:rPrChange>
        </w:rPr>
        <w:instrText>/</w:instrText>
      </w:r>
      <w:r>
        <w:instrText>am</w:instrText>
      </w:r>
      <w:r w:rsidRPr="00870D08">
        <w:rPr>
          <w:lang w:val="ru-RU"/>
          <w:rPrChange w:id="116" w:author="Igor Sychev" w:date="2020-02-23T19:56:00Z">
            <w:rPr/>
          </w:rPrChange>
        </w:rPr>
        <w:instrText>/</w:instrText>
      </w:r>
      <w:r>
        <w:instrText>binary</w:instrText>
      </w:r>
      <w:r w:rsidRPr="00870D08">
        <w:rPr>
          <w:lang w:val="ru-RU"/>
          <w:rPrChange w:id="117" w:author="Igor Sychev" w:date="2020-02-23T19:56:00Z">
            <w:rPr/>
          </w:rPrChange>
        </w:rPr>
        <w:instrText>/</w:instrText>
      </w:r>
      <w:r>
        <w:instrText>re</w:instrText>
      </w:r>
      <w:r w:rsidRPr="00870D08">
        <w:rPr>
          <w:lang w:val="ru-RU"/>
          <w:rPrChange w:id="118" w:author="Igor Sychev" w:date="2020-02-23T19:56:00Z">
            <w:rPr/>
          </w:rPrChange>
        </w:rPr>
        <w:instrText>3</w:instrText>
      </w:r>
      <w:r>
        <w:instrText>vehd</w:instrText>
      </w:r>
      <w:r w:rsidRPr="00870D08">
        <w:rPr>
          <w:lang w:val="ru-RU"/>
          <w:rPrChange w:id="119" w:author="Igor Sychev" w:date="2020-02-23T19:56:00Z">
            <w:rPr/>
          </w:rPrChange>
        </w:rPr>
        <w:instrText xml:space="preserve">" </w:instrText>
      </w:r>
      <w:r>
        <w:fldChar w:fldCharType="separate"/>
      </w:r>
      <w:r w:rsidR="00F81800" w:rsidRPr="00F81800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https</w:t>
      </w:r>
      <w:r w:rsidR="00F81800" w:rsidRPr="00F81800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://</w:t>
      </w:r>
      <w:r w:rsidR="00F81800" w:rsidRPr="00F81800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query</w:t>
      </w:r>
      <w:r w:rsidR="00F81800" w:rsidRPr="00F81800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.</w:t>
      </w:r>
      <w:r w:rsidR="00F81800" w:rsidRPr="00F81800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prod</w:t>
      </w:r>
      <w:r w:rsidR="00F81800" w:rsidRPr="00F81800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.</w:t>
      </w:r>
      <w:proofErr w:type="spellStart"/>
      <w:r w:rsidR="00F81800" w:rsidRPr="00F81800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cms</w:t>
      </w:r>
      <w:proofErr w:type="spellEnd"/>
      <w:r w:rsidR="00F81800" w:rsidRPr="00F81800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.</w:t>
      </w:r>
      <w:r w:rsidR="00F81800" w:rsidRPr="00F81800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rt</w:t>
      </w:r>
      <w:r w:rsidR="00F81800" w:rsidRPr="00F81800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.</w:t>
      </w:r>
      <w:proofErr w:type="spellStart"/>
      <w:r w:rsidR="00F81800" w:rsidRPr="00F81800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microsoft</w:t>
      </w:r>
      <w:proofErr w:type="spellEnd"/>
      <w:r w:rsidR="00F81800" w:rsidRPr="00F81800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.</w:t>
      </w:r>
      <w:r w:rsidR="00F81800" w:rsidRPr="00F81800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com</w:t>
      </w:r>
      <w:r w:rsidR="00F81800" w:rsidRPr="00F81800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/</w:t>
      </w:r>
      <w:proofErr w:type="spellStart"/>
      <w:r w:rsidR="00F81800" w:rsidRPr="00F81800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cms</w:t>
      </w:r>
      <w:proofErr w:type="spellEnd"/>
      <w:r w:rsidR="00F81800" w:rsidRPr="00F81800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/</w:t>
      </w:r>
      <w:proofErr w:type="spellStart"/>
      <w:r w:rsidR="00F81800" w:rsidRPr="00F81800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api</w:t>
      </w:r>
      <w:proofErr w:type="spellEnd"/>
      <w:r w:rsidR="00F81800" w:rsidRPr="00F81800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/</w:t>
      </w:r>
      <w:r w:rsidR="00F81800" w:rsidRPr="00F81800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am</w:t>
      </w:r>
      <w:r w:rsidR="00F81800" w:rsidRPr="00F81800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/</w:t>
      </w:r>
      <w:r w:rsidR="00F81800" w:rsidRPr="00F81800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binary</w:t>
      </w:r>
      <w:r w:rsidR="00F81800" w:rsidRPr="00F81800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/</w:t>
      </w:r>
      <w:r w:rsidR="00F81800" w:rsidRPr="00F81800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RE</w:t>
      </w:r>
      <w:r w:rsidR="00F81800" w:rsidRPr="00F81800">
        <w:rPr>
          <w:rFonts w:ascii="Segoe UI" w:eastAsia="Times New Roman" w:hAnsi="Segoe UI" w:cs="Segoe UI"/>
          <w:color w:val="0000FF"/>
          <w:sz w:val="21"/>
          <w:szCs w:val="21"/>
          <w:u w:val="single"/>
          <w:lang w:val="ru-RU"/>
        </w:rPr>
        <w:t>3</w:t>
      </w:r>
      <w:r w:rsidR="00F81800" w:rsidRPr="00F81800">
        <w:rPr>
          <w:rFonts w:ascii="Segoe UI" w:eastAsia="Times New Roman" w:hAnsi="Segoe UI" w:cs="Segoe UI"/>
          <w:color w:val="0000FF"/>
          <w:sz w:val="21"/>
          <w:szCs w:val="21"/>
          <w:u w:val="single"/>
        </w:rPr>
        <w:t>VEHD</w:t>
      </w:r>
      <w:r>
        <w:rPr>
          <w:rFonts w:ascii="Segoe UI" w:eastAsia="Times New Roman" w:hAnsi="Segoe UI" w:cs="Segoe UI"/>
          <w:color w:val="0000FF"/>
          <w:sz w:val="21"/>
          <w:szCs w:val="21"/>
          <w:u w:val="single"/>
        </w:rPr>
        <w:fldChar w:fldCharType="end"/>
      </w:r>
    </w:p>
    <w:p w14:paraId="12CCC859" w14:textId="7602EAA5" w:rsidR="00FE5A88" w:rsidRPr="00F81800" w:rsidRDefault="00FE5A88">
      <w:pPr>
        <w:rPr>
          <w:lang w:val="ru-RU"/>
        </w:rPr>
      </w:pPr>
    </w:p>
    <w:p w14:paraId="60735DD2" w14:textId="5EB70898" w:rsidR="0063400B" w:rsidRPr="00F81800" w:rsidRDefault="1D86C031">
      <w:pPr>
        <w:rPr>
          <w:lang w:val="ru-RU"/>
        </w:rPr>
      </w:pPr>
      <w:r w:rsidRPr="1D86C031">
        <w:rPr>
          <w:lang w:val="ru-RU"/>
        </w:rPr>
        <w:t xml:space="preserve">Были убраны части, которые, конечно, хорошо знать настоящим архитекторам, но они не </w:t>
      </w:r>
      <w:r>
        <w:t>Azure</w:t>
      </w:r>
      <w:r w:rsidRPr="1D86C031">
        <w:rPr>
          <w:lang w:val="ru-RU"/>
        </w:rPr>
        <w:t xml:space="preserve"> специфичные или их тяжело проверить напрямую. Например, был такой раздел: “сбор требований” в </w:t>
      </w:r>
      <w:proofErr w:type="spellStart"/>
      <w:r>
        <w:t>az</w:t>
      </w:r>
      <w:proofErr w:type="spellEnd"/>
      <w:r w:rsidRPr="1D86C031">
        <w:rPr>
          <w:lang w:val="ru-RU"/>
        </w:rPr>
        <w:t>-301</w:t>
      </w:r>
    </w:p>
    <w:p w14:paraId="3472BF48" w14:textId="30CDC10A" w:rsidR="00FE5A88" w:rsidRDefault="00FE5A88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49B8F61" wp14:editId="48B48D29">
            <wp:extent cx="2232660" cy="4495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1562" w14:textId="3EBA19B0" w:rsidR="00FE5A88" w:rsidRDefault="1D86C031">
      <w:pPr>
        <w:rPr>
          <w:lang w:val="ru-RU"/>
        </w:rPr>
      </w:pPr>
      <w:r w:rsidRPr="1D86C031">
        <w:rPr>
          <w:lang w:val="ru-RU"/>
        </w:rPr>
        <w:t>На экзамене, с помощью сценариев “</w:t>
      </w:r>
      <w:r>
        <w:t>case</w:t>
      </w:r>
      <w:r w:rsidRPr="1D86C031">
        <w:rPr>
          <w:lang w:val="ru-RU"/>
        </w:rPr>
        <w:t xml:space="preserve"> </w:t>
      </w:r>
      <w:r>
        <w:t>study</w:t>
      </w:r>
      <w:r w:rsidRPr="1D86C031">
        <w:rPr>
          <w:lang w:val="ru-RU"/>
        </w:rPr>
        <w:t xml:space="preserve">”, можно понять умеет ли архитектор вычленять важные требования или нет. Но для реального сбора требований нужно делать </w:t>
      </w:r>
      <w:r>
        <w:t>whiteboarding</w:t>
      </w:r>
      <w:r w:rsidRPr="1D86C031">
        <w:rPr>
          <w:lang w:val="ru-RU"/>
        </w:rPr>
        <w:t xml:space="preserve"> </w:t>
      </w:r>
      <w:r>
        <w:t>sessions</w:t>
      </w:r>
      <w:r w:rsidRPr="1D86C031">
        <w:rPr>
          <w:lang w:val="ru-RU"/>
        </w:rPr>
        <w:t xml:space="preserve">, опросники, </w:t>
      </w:r>
      <w:proofErr w:type="spellStart"/>
      <w:r w:rsidRPr="1D86C031">
        <w:rPr>
          <w:lang w:val="ru-RU"/>
        </w:rPr>
        <w:t>хакатоны</w:t>
      </w:r>
      <w:proofErr w:type="spellEnd"/>
      <w:r w:rsidRPr="1D86C031">
        <w:rPr>
          <w:lang w:val="ru-RU"/>
        </w:rPr>
        <w:t xml:space="preserve"> и воркшопы. В тестах этого не сделать.</w:t>
      </w:r>
    </w:p>
    <w:p w14:paraId="328E02C0" w14:textId="304F8A51" w:rsidR="00A4322D" w:rsidRDefault="1D86C031">
      <w:pPr>
        <w:rPr>
          <w:lang w:val="ru-RU"/>
        </w:rPr>
      </w:pPr>
      <w:r w:rsidRPr="1D86C031">
        <w:rPr>
          <w:lang w:val="ru-RU"/>
        </w:rPr>
        <w:t xml:space="preserve">Еще из 301 экзамена “выпилили” раздел по созданию ролей, персон и </w:t>
      </w:r>
      <w:proofErr w:type="gramStart"/>
      <w:r w:rsidRPr="1D86C031">
        <w:rPr>
          <w:lang w:val="ru-RU"/>
        </w:rPr>
        <w:t>т.п.</w:t>
      </w:r>
      <w:proofErr w:type="gramEnd"/>
      <w:r w:rsidRPr="1D86C031">
        <w:rPr>
          <w:lang w:val="ru-RU"/>
        </w:rPr>
        <w:t xml:space="preserve"> Исходя из своего опыта работы </w:t>
      </w:r>
      <w:del w:id="120" w:author="Igor Sychev" w:date="2020-02-23T19:56:00Z">
        <w:r w:rsidRPr="1D86C031" w:rsidDel="00870D08">
          <w:rPr>
            <w:lang w:val="ru-RU"/>
          </w:rPr>
          <w:delText xml:space="preserve">в </w:delText>
        </w:r>
        <w:r w:rsidDel="00870D08">
          <w:delText>EPAM</w:delText>
        </w:r>
        <w:r w:rsidRPr="1D86C031" w:rsidDel="00870D08">
          <w:rPr>
            <w:lang w:val="ru-RU"/>
          </w:rPr>
          <w:delText xml:space="preserve"> </w:delText>
        </w:r>
      </w:del>
      <w:r w:rsidRPr="1D86C031">
        <w:rPr>
          <w:lang w:val="ru-RU"/>
        </w:rPr>
        <w:t xml:space="preserve">в роли </w:t>
      </w:r>
      <w:r>
        <w:t>Solution</w:t>
      </w:r>
      <w:r w:rsidRPr="1D86C031">
        <w:rPr>
          <w:lang w:val="ru-RU"/>
        </w:rPr>
        <w:t xml:space="preserve"> </w:t>
      </w:r>
      <w:r>
        <w:t>Architect</w:t>
      </w:r>
      <w:r w:rsidRPr="0068314F">
        <w:rPr>
          <w:lang w:val="ru-RU"/>
        </w:rPr>
        <w:t>, я могу сказать, что</w:t>
      </w:r>
      <w:r w:rsidRPr="1D86C031">
        <w:rPr>
          <w:lang w:val="ru-RU"/>
        </w:rPr>
        <w:t xml:space="preserve"> такие вещи - работа для Бизнес Аналитика, и только когда таковых в проекте нет, можно и самостоятельно это сделать. И </w:t>
      </w:r>
      <w:r>
        <w:t>Azure</w:t>
      </w:r>
      <w:r w:rsidRPr="1D86C031">
        <w:rPr>
          <w:lang w:val="ru-RU"/>
        </w:rPr>
        <w:t xml:space="preserve"> тут вообще ни при чем.</w:t>
      </w:r>
      <w:bookmarkStart w:id="121" w:name="_GoBack"/>
      <w:bookmarkEnd w:id="121"/>
    </w:p>
    <w:p w14:paraId="278C1EA1" w14:textId="4180CB1D" w:rsidR="00A4322D" w:rsidRDefault="00A4322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6AC1725" wp14:editId="5263E15D">
            <wp:extent cx="3337560" cy="396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6229F" w14:textId="55CBD733" w:rsidR="007B0FB5" w:rsidRDefault="1D86C031">
      <w:pPr>
        <w:rPr>
          <w:lang w:val="ru-RU"/>
        </w:rPr>
      </w:pPr>
      <w:r w:rsidRPr="1D86C031">
        <w:rPr>
          <w:lang w:val="ru-RU"/>
        </w:rPr>
        <w:t xml:space="preserve">Была убрана часть, которая требовала от архитектора уметь писать код на </w:t>
      </w:r>
      <w:r>
        <w:t>SQL</w:t>
      </w:r>
      <w:r w:rsidRPr="1D86C031">
        <w:rPr>
          <w:lang w:val="ru-RU"/>
        </w:rPr>
        <w:t xml:space="preserve">. Штука полезная, но есть разные диалекты и вообще причем тут архитектура?! Архитектор может играть роль </w:t>
      </w:r>
      <w:r>
        <w:t>Tech</w:t>
      </w:r>
      <w:r w:rsidRPr="1D86C031">
        <w:rPr>
          <w:lang w:val="ru-RU"/>
        </w:rPr>
        <w:t xml:space="preserve"> </w:t>
      </w:r>
      <w:r>
        <w:t>Lead</w:t>
      </w:r>
      <w:r w:rsidRPr="1D86C031">
        <w:rPr>
          <w:lang w:val="ru-RU"/>
        </w:rPr>
        <w:t xml:space="preserve"> проекта, но и в этом случае вопросы по базовому </w:t>
      </w:r>
      <w:proofErr w:type="spellStart"/>
      <w:r>
        <w:t>sql</w:t>
      </w:r>
      <w:proofErr w:type="spellEnd"/>
      <w:r w:rsidRPr="1D86C031">
        <w:rPr>
          <w:lang w:val="ru-RU"/>
        </w:rPr>
        <w:t xml:space="preserve"> синтаксису - это не проблема архитектора. А вот </w:t>
      </w:r>
      <w:r>
        <w:t>High</w:t>
      </w:r>
      <w:r w:rsidRPr="1D86C031">
        <w:rPr>
          <w:lang w:val="ru-RU"/>
        </w:rPr>
        <w:t xml:space="preserve"> </w:t>
      </w:r>
      <w:r>
        <w:t>Availability</w:t>
      </w:r>
      <w:r w:rsidRPr="1D86C031">
        <w:rPr>
          <w:lang w:val="ru-RU"/>
        </w:rPr>
        <w:t xml:space="preserve"> архитектор должен знать, даже если он не очень большой специалист по </w:t>
      </w:r>
      <w:r>
        <w:t>Data</w:t>
      </w:r>
      <w:r w:rsidRPr="0068314F">
        <w:rPr>
          <w:lang w:val="ru-RU"/>
        </w:rPr>
        <w:t>.</w:t>
      </w:r>
      <w:r w:rsidRPr="1D86C031">
        <w:rPr>
          <w:lang w:val="ru-RU"/>
        </w:rPr>
        <w:t xml:space="preserve"> </w:t>
      </w:r>
      <w:r w:rsidR="007B0FB5">
        <w:rPr>
          <w:noProof/>
        </w:rPr>
        <w:drawing>
          <wp:inline distT="0" distB="0" distL="0" distR="0" wp14:anchorId="2CEB6E84" wp14:editId="65E35374">
            <wp:extent cx="6149340" cy="899160"/>
            <wp:effectExtent l="0" t="0" r="3810" b="0"/>
            <wp:docPr id="12368539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0E54" w14:textId="080BA0B7" w:rsidR="005B695C" w:rsidRPr="00417AF0" w:rsidRDefault="1D86C031">
      <w:pPr>
        <w:rPr>
          <w:lang w:val="ru-RU"/>
        </w:rPr>
      </w:pPr>
      <w:r w:rsidRPr="1D86C031">
        <w:rPr>
          <w:lang w:val="ru-RU"/>
        </w:rPr>
        <w:t xml:space="preserve">Были убраны достаточно абстрактные слова про </w:t>
      </w:r>
      <w:r>
        <w:t>Security</w:t>
      </w:r>
      <w:r w:rsidRPr="1D86C031">
        <w:rPr>
          <w:lang w:val="ru-RU"/>
        </w:rPr>
        <w:t xml:space="preserve"> из </w:t>
      </w:r>
      <w:proofErr w:type="gramStart"/>
      <w:r w:rsidRPr="1D86C031">
        <w:rPr>
          <w:lang w:val="ru-RU"/>
        </w:rPr>
        <w:t xml:space="preserve">серии  </w:t>
      </w:r>
      <w:r>
        <w:t>SSL</w:t>
      </w:r>
      <w:proofErr w:type="gramEnd"/>
      <w:r w:rsidRPr="1D86C031">
        <w:rPr>
          <w:lang w:val="ru-RU"/>
        </w:rPr>
        <w:t>/</w:t>
      </w:r>
      <w:r>
        <w:t>TLS</w:t>
      </w:r>
      <w:r w:rsidRPr="1D86C031">
        <w:rPr>
          <w:lang w:val="ru-RU"/>
        </w:rPr>
        <w:t xml:space="preserve"> и заменены на конкретные сервисы типа </w:t>
      </w:r>
      <w:r>
        <w:t>Azure</w:t>
      </w:r>
      <w:r w:rsidRPr="1D86C031">
        <w:rPr>
          <w:lang w:val="ru-RU"/>
        </w:rPr>
        <w:t xml:space="preserve"> </w:t>
      </w:r>
      <w:r>
        <w:t>Key</w:t>
      </w:r>
      <w:r w:rsidRPr="1D86C031">
        <w:rPr>
          <w:lang w:val="ru-RU"/>
        </w:rPr>
        <w:t xml:space="preserve"> </w:t>
      </w:r>
      <w:r>
        <w:t>Vault</w:t>
      </w:r>
      <w:r w:rsidRPr="1D86C031">
        <w:rPr>
          <w:lang w:val="ru-RU"/>
        </w:rPr>
        <w:t xml:space="preserve"> и </w:t>
      </w:r>
      <w:r>
        <w:t>Azure</w:t>
      </w:r>
      <w:r w:rsidRPr="1D86C031">
        <w:rPr>
          <w:lang w:val="ru-RU"/>
        </w:rPr>
        <w:t xml:space="preserve"> </w:t>
      </w:r>
      <w:r>
        <w:t>AD</w:t>
      </w:r>
      <w:r w:rsidRPr="1D86C031">
        <w:rPr>
          <w:lang w:val="ru-RU"/>
        </w:rPr>
        <w:t xml:space="preserve"> </w:t>
      </w:r>
      <w:r>
        <w:t>Managed</w:t>
      </w:r>
      <w:r w:rsidRPr="1D86C031">
        <w:rPr>
          <w:lang w:val="ru-RU"/>
        </w:rPr>
        <w:t xml:space="preserve"> </w:t>
      </w:r>
      <w:r>
        <w:t>Identity</w:t>
      </w:r>
      <w:r w:rsidRPr="1D86C031">
        <w:rPr>
          <w:lang w:val="ru-RU"/>
        </w:rPr>
        <w:t xml:space="preserve">. </w:t>
      </w:r>
    </w:p>
    <w:p w14:paraId="73AA8BF4" w14:textId="0952BA06" w:rsidR="005B695C" w:rsidRPr="005B695C" w:rsidRDefault="005B695C">
      <w:pPr>
        <w:rPr>
          <w:lang w:val="ru-RU"/>
        </w:rPr>
      </w:pPr>
      <w:r>
        <w:rPr>
          <w:noProof/>
        </w:rPr>
        <w:drawing>
          <wp:inline distT="0" distB="0" distL="0" distR="0" wp14:anchorId="77DF555A" wp14:editId="5EEF2ADA">
            <wp:extent cx="6152515" cy="946150"/>
            <wp:effectExtent l="0" t="0" r="63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BFB27" w14:textId="21E95E4F" w:rsidR="00FE5A88" w:rsidRDefault="1D86C031">
      <w:pPr>
        <w:rPr>
          <w:lang w:val="ru-RU"/>
        </w:rPr>
      </w:pPr>
      <w:r w:rsidRPr="1D86C031">
        <w:rPr>
          <w:lang w:val="ru-RU"/>
        </w:rPr>
        <w:lastRenderedPageBreak/>
        <w:t xml:space="preserve">Приятно, что секцию по миграции все-таки описали в </w:t>
      </w:r>
      <w:r>
        <w:t>Az</w:t>
      </w:r>
      <w:r w:rsidRPr="1D86C031">
        <w:rPr>
          <w:lang w:val="ru-RU"/>
        </w:rPr>
        <w:t>-303 экзамене, а то до обновления было уж слишком лаконично.</w:t>
      </w:r>
      <w:r w:rsidR="001B4F1A">
        <w:rPr>
          <w:noProof/>
        </w:rPr>
        <w:drawing>
          <wp:inline distT="0" distB="0" distL="0" distR="0" wp14:anchorId="1EA49F5A" wp14:editId="5D08EE78">
            <wp:extent cx="6149340" cy="1630680"/>
            <wp:effectExtent l="0" t="0" r="3810" b="7620"/>
            <wp:docPr id="4493268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2FA5" w14:textId="27C395DC" w:rsidR="00A71CD3" w:rsidRDefault="1D86C031">
      <w:pPr>
        <w:rPr>
          <w:lang w:val="ru-RU"/>
        </w:rPr>
      </w:pPr>
      <w:r w:rsidRPr="1D86C031">
        <w:rPr>
          <w:lang w:val="ru-RU"/>
        </w:rPr>
        <w:t xml:space="preserve">Зато в 304 ее только переформулировали </w:t>
      </w:r>
    </w:p>
    <w:p w14:paraId="6FA87431" w14:textId="32FF3CEA" w:rsidR="00A71CD3" w:rsidRPr="00A71CD3" w:rsidRDefault="00A71CD3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02A3E05" wp14:editId="7B08C4D9">
            <wp:extent cx="5219700" cy="27965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B848E" w14:textId="44864E2A" w:rsidR="00804445" w:rsidRPr="00804445" w:rsidRDefault="1D86C031" w:rsidP="0080444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ru-RU"/>
        </w:rPr>
      </w:pP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Раздел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networking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стал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более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azure features/services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специфичным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. 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По сути, нам уточнили что нужно знать. Раньше было очень абстрактно: </w:t>
      </w:r>
      <w:r w:rsidRPr="1D86C031">
        <w:rPr>
          <w:rFonts w:ascii="Segoe UI" w:eastAsia="Times New Roman" w:hAnsi="Segoe UI" w:cs="Segoe UI"/>
          <w:sz w:val="21"/>
          <w:szCs w:val="21"/>
        </w:rPr>
        <w:t>network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security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>, а что в него входит - не понятно</w:t>
      </w:r>
    </w:p>
    <w:p w14:paraId="6C3315EF" w14:textId="62F4BE03" w:rsidR="00804445" w:rsidRDefault="00610696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32A7FCD" wp14:editId="1BDE0B17">
            <wp:extent cx="5273040" cy="348996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83FFC" w14:textId="0E8C9959" w:rsidR="00C85202" w:rsidRPr="00C85202" w:rsidRDefault="1D86C031" w:rsidP="00C8520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ru-RU"/>
        </w:rPr>
      </w:pPr>
      <w:r w:rsidRPr="1D86C031">
        <w:rPr>
          <w:rFonts w:ascii="Segoe UI" w:eastAsia="Times New Roman" w:hAnsi="Segoe UI" w:cs="Segoe UI"/>
          <w:sz w:val="21"/>
          <w:szCs w:val="21"/>
        </w:rPr>
        <w:t>Design Data management, Design Storage strategy, Data Protection, Archiving strategy (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было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вынесено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из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Business continuity)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были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сведены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к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выбору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правильных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баз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и storage account. 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>По-моему, это скорее переупаковка, чем изменение контента. Многие пункты можно было сократить, и так и было сделано.</w:t>
      </w:r>
    </w:p>
    <w:p w14:paraId="2A469825" w14:textId="01FFAA17" w:rsidR="00C85202" w:rsidRDefault="00F3636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869FE98" wp14:editId="13CF2F8C">
            <wp:extent cx="5295900" cy="5417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CF312" w14:textId="67CFF30E" w:rsidR="00DA1BDB" w:rsidRPr="00DA1BDB" w:rsidRDefault="1D86C031" w:rsidP="00DA1BDB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ru-RU"/>
        </w:rPr>
      </w:pPr>
      <w:r w:rsidRPr="0068314F">
        <w:rPr>
          <w:rFonts w:ascii="Segoe UI" w:eastAsia="Times New Roman" w:hAnsi="Segoe UI" w:cs="Segoe UI"/>
          <w:sz w:val="21"/>
          <w:szCs w:val="21"/>
          <w:lang w:val="ru-RU"/>
        </w:rPr>
        <w:t xml:space="preserve">Раздел </w:t>
      </w:r>
      <w:r w:rsidRPr="1D86C031">
        <w:rPr>
          <w:rFonts w:ascii="Segoe UI" w:eastAsia="Times New Roman" w:hAnsi="Segoe UI" w:cs="Segoe UI"/>
          <w:sz w:val="21"/>
          <w:szCs w:val="21"/>
        </w:rPr>
        <w:t>Design</w:t>
      </w:r>
      <w:r w:rsidRPr="0068314F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and</w:t>
      </w:r>
      <w:r w:rsidRPr="0068314F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Document</w:t>
      </w:r>
      <w:r w:rsidRPr="0068314F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Dataflow</w:t>
      </w:r>
      <w:r w:rsidRPr="0068314F">
        <w:rPr>
          <w:rFonts w:ascii="Segoe UI" w:eastAsia="Times New Roman" w:hAnsi="Segoe UI" w:cs="Segoe UI"/>
          <w:sz w:val="21"/>
          <w:szCs w:val="21"/>
          <w:lang w:val="ru-RU"/>
        </w:rPr>
        <w:t xml:space="preserve"> стал </w:t>
      </w:r>
      <w:r w:rsidRPr="1D86C031">
        <w:rPr>
          <w:rFonts w:ascii="Segoe UI" w:eastAsia="Times New Roman" w:hAnsi="Segoe UI" w:cs="Segoe UI"/>
          <w:sz w:val="21"/>
          <w:szCs w:val="21"/>
        </w:rPr>
        <w:t>Design</w:t>
      </w:r>
      <w:r w:rsidRPr="0068314F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Data</w:t>
      </w:r>
      <w:r w:rsidRPr="0068314F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Integration</w:t>
      </w:r>
      <w:r w:rsidRPr="0068314F">
        <w:rPr>
          <w:rFonts w:ascii="Segoe UI" w:eastAsia="Times New Roman" w:hAnsi="Segoe UI" w:cs="Segoe UI"/>
          <w:sz w:val="21"/>
          <w:szCs w:val="21"/>
          <w:lang w:val="ru-RU"/>
        </w:rPr>
        <w:t xml:space="preserve">, а также были напрямую перечислены сервисы. 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Приятно, что были убраны непроверяемые вопросы </w:t>
      </w:r>
      <w:proofErr w:type="gramStart"/>
      <w:r w:rsidRPr="1D86C031">
        <w:rPr>
          <w:rFonts w:ascii="Segoe UI" w:eastAsia="Times New Roman" w:hAnsi="Segoe UI" w:cs="Segoe UI"/>
          <w:sz w:val="21"/>
          <w:szCs w:val="21"/>
          <w:lang w:val="ru-RU"/>
        </w:rPr>
        <w:t>типа ”создание</w:t>
      </w:r>
      <w:proofErr w:type="gramEnd"/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data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flow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диаграмм”. Очередной раз мне кажется, что описание к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az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-301 писали про абстрактного архитектора, а в 304 - решили написать только то, что можно проверить и что специфично именно для </w:t>
      </w:r>
      <w:r w:rsidRPr="1D86C031">
        <w:rPr>
          <w:rFonts w:ascii="Segoe UI" w:eastAsia="Times New Roman" w:hAnsi="Segoe UI" w:cs="Segoe UI"/>
          <w:sz w:val="21"/>
          <w:szCs w:val="21"/>
        </w:rPr>
        <w:t>azure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>.</w:t>
      </w:r>
    </w:p>
    <w:p w14:paraId="4B1A3E4C" w14:textId="2BF57113" w:rsidR="00DA1BDB" w:rsidRDefault="00DA1BD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29065EF" wp14:editId="1F662064">
            <wp:extent cx="5273040" cy="15925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45AB7" w14:textId="3EB412AF" w:rsidR="001203D0" w:rsidRPr="001203D0" w:rsidRDefault="1D86C031" w:rsidP="1D86C03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ru-RU"/>
        </w:rPr>
      </w:pPr>
      <w:r w:rsidRPr="1D86C031">
        <w:rPr>
          <w:rFonts w:ascii="Segoe UI" w:eastAsia="Times New Roman" w:hAnsi="Segoe UI" w:cs="Segoe UI"/>
          <w:sz w:val="21"/>
          <w:szCs w:val="21"/>
          <w:lang w:val="ru-RU"/>
        </w:rPr>
        <w:lastRenderedPageBreak/>
        <w:t>Зато раздел по авторизации</w:t>
      </w:r>
      <w:r w:rsidR="0068314F" w:rsidRPr="004D037E">
        <w:rPr>
          <w:rFonts w:ascii="Segoe UI" w:eastAsia="Times New Roman" w:hAnsi="Segoe UI" w:cs="Segoe UI"/>
          <w:sz w:val="21"/>
          <w:szCs w:val="21"/>
          <w:lang w:val="ru-RU"/>
        </w:rPr>
        <w:t>,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="004D037E" w:rsidRPr="004D037E">
        <w:rPr>
          <w:rFonts w:ascii="Segoe UI" w:eastAsia="Times New Roman" w:hAnsi="Segoe UI" w:cs="Segoe UI"/>
          <w:sz w:val="21"/>
          <w:szCs w:val="21"/>
          <w:lang w:val="ru-RU"/>
        </w:rPr>
        <w:t>(</w:t>
      </w:r>
      <w:r w:rsidR="004D037E">
        <w:rPr>
          <w:rFonts w:ascii="Segoe UI" w:eastAsia="Times New Roman" w:hAnsi="Segoe UI" w:cs="Segoe UI"/>
          <w:sz w:val="21"/>
          <w:szCs w:val="21"/>
          <w:lang w:val="ru-RU"/>
        </w:rPr>
        <w:t xml:space="preserve">глядя на 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>спис</w:t>
      </w:r>
      <w:r w:rsidR="004D037E">
        <w:rPr>
          <w:rFonts w:ascii="Segoe UI" w:eastAsia="Times New Roman" w:hAnsi="Segoe UI" w:cs="Segoe UI"/>
          <w:sz w:val="21"/>
          <w:szCs w:val="21"/>
          <w:lang w:val="ru-RU"/>
        </w:rPr>
        <w:t>ок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тем</w:t>
      </w:r>
      <w:r w:rsidR="004D037E">
        <w:rPr>
          <w:rFonts w:ascii="Segoe UI" w:eastAsia="Times New Roman" w:hAnsi="Segoe UI" w:cs="Segoe UI"/>
          <w:sz w:val="21"/>
          <w:szCs w:val="21"/>
          <w:lang w:val="ru-RU"/>
        </w:rPr>
        <w:t>)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изменился полностью. Раньше это был абстрактный “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  <w:lang w:val="ru-RU"/>
        </w:rPr>
        <w:t>блабла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”. В новом варианте - спрашивают конкретные сервисы и фичи </w:t>
      </w:r>
      <w:r w:rsidRPr="1D86C031">
        <w:rPr>
          <w:rFonts w:ascii="Segoe UI" w:eastAsia="Times New Roman" w:hAnsi="Segoe UI" w:cs="Segoe UI"/>
          <w:sz w:val="21"/>
          <w:szCs w:val="21"/>
        </w:rPr>
        <w:t>Azure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AD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and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Azure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. </w:t>
      </w:r>
      <w:commentRangeStart w:id="122"/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Хотя, часть из новых вопросов- он еще и в </w:t>
      </w:r>
      <w:r w:rsidRPr="1D86C031">
        <w:rPr>
          <w:rFonts w:ascii="Segoe UI" w:eastAsia="Times New Roman" w:hAnsi="Segoe UI" w:cs="Segoe UI"/>
          <w:sz w:val="21"/>
          <w:szCs w:val="21"/>
        </w:rPr>
        <w:t>governance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мог бы войти</w:t>
      </w:r>
      <w:commentRangeEnd w:id="122"/>
      <w:r w:rsidR="001203D0">
        <w:commentReference w:id="122"/>
      </w:r>
    </w:p>
    <w:p w14:paraId="6844791D" w14:textId="021E73BF" w:rsidR="001203D0" w:rsidRDefault="001203D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A5F597C" wp14:editId="2C786E29">
            <wp:extent cx="5455920" cy="2095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FF84" w14:textId="2325D11E" w:rsidR="00406B1D" w:rsidRDefault="1D86C031">
      <w:pPr>
        <w:rPr>
          <w:lang w:val="ru-RU"/>
        </w:rPr>
      </w:pPr>
      <w:r w:rsidRPr="1D86C031">
        <w:rPr>
          <w:lang w:val="ru-RU"/>
        </w:rPr>
        <w:t xml:space="preserve">Секция </w:t>
      </w:r>
      <w:r>
        <w:t>Compute</w:t>
      </w:r>
      <w:r w:rsidRPr="0068314F">
        <w:rPr>
          <w:lang w:val="ru-RU"/>
        </w:rPr>
        <w:t>,</w:t>
      </w:r>
      <w:r w:rsidRPr="1D86C031">
        <w:rPr>
          <w:lang w:val="ru-RU"/>
        </w:rPr>
        <w:t xml:space="preserve"> по сути, не изменилась, разве что про </w:t>
      </w:r>
      <w:r>
        <w:t>AKS</w:t>
      </w:r>
      <w:r w:rsidRPr="1D86C031">
        <w:rPr>
          <w:lang w:val="ru-RU"/>
        </w:rPr>
        <w:t xml:space="preserve"> добавили пункт, но он уже ранее был в других разделах, поэтому можно сказать, что ничего не поменялось.</w:t>
      </w:r>
    </w:p>
    <w:p w14:paraId="09BB3610" w14:textId="74F07FA4" w:rsidR="008A3C14" w:rsidRDefault="008A3C14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F428BE6" wp14:editId="104FCFE1">
            <wp:extent cx="5440680" cy="24003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E3101" w14:textId="7CD4407E" w:rsidR="00691B17" w:rsidRPr="00691B17" w:rsidRDefault="1D86C031" w:rsidP="00691B17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ru-RU"/>
        </w:rPr>
      </w:pPr>
      <w:r w:rsidRPr="0068314F">
        <w:rPr>
          <w:rFonts w:ascii="Segoe UI" w:eastAsia="Times New Roman" w:hAnsi="Segoe UI" w:cs="Segoe UI"/>
          <w:sz w:val="21"/>
          <w:szCs w:val="21"/>
          <w:lang w:val="ru-RU"/>
        </w:rPr>
        <w:t xml:space="preserve">Раздел </w:t>
      </w:r>
      <w:r w:rsidRPr="1D86C031">
        <w:rPr>
          <w:rFonts w:ascii="Segoe UI" w:eastAsia="Times New Roman" w:hAnsi="Segoe UI" w:cs="Segoe UI"/>
          <w:sz w:val="21"/>
          <w:szCs w:val="21"/>
        </w:rPr>
        <w:t>API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Integration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был переведен в секцию </w:t>
      </w:r>
      <w:r w:rsidRPr="1D86C031">
        <w:rPr>
          <w:rFonts w:ascii="Segoe UI" w:eastAsia="Times New Roman" w:hAnsi="Segoe UI" w:cs="Segoe UI"/>
          <w:sz w:val="21"/>
          <w:szCs w:val="21"/>
        </w:rPr>
        <w:t>Design</w:t>
      </w:r>
      <w:r w:rsidRPr="00870D08">
        <w:rPr>
          <w:rFonts w:ascii="Segoe UI" w:eastAsia="Times New Roman" w:hAnsi="Segoe UI" w:cs="Segoe UI"/>
          <w:sz w:val="21"/>
          <w:szCs w:val="21"/>
          <w:lang w:val="ru-RU"/>
          <w:rPrChange w:id="123" w:author="Igor Sychev" w:date="2020-02-23T19:56:00Z">
            <w:rPr>
              <w:rFonts w:ascii="Segoe UI" w:eastAsia="Times New Roman" w:hAnsi="Segoe UI" w:cs="Segoe UI"/>
              <w:sz w:val="21"/>
              <w:szCs w:val="21"/>
            </w:rPr>
          </w:rPrChange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an</w:t>
      </w:r>
      <w:r w:rsidRPr="00870D08">
        <w:rPr>
          <w:rFonts w:ascii="Segoe UI" w:eastAsia="Times New Roman" w:hAnsi="Segoe UI" w:cs="Segoe UI"/>
          <w:sz w:val="21"/>
          <w:szCs w:val="21"/>
          <w:lang w:val="ru-RU"/>
          <w:rPrChange w:id="124" w:author="Igor Sychev" w:date="2020-02-23T19:56:00Z">
            <w:rPr>
              <w:rFonts w:ascii="Segoe UI" w:eastAsia="Times New Roman" w:hAnsi="Segoe UI" w:cs="Segoe UI"/>
              <w:sz w:val="21"/>
              <w:szCs w:val="21"/>
            </w:rPr>
          </w:rPrChange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Application</w:t>
      </w:r>
      <w:r w:rsidRPr="00870D08">
        <w:rPr>
          <w:rFonts w:ascii="Segoe UI" w:eastAsia="Times New Roman" w:hAnsi="Segoe UI" w:cs="Segoe UI"/>
          <w:sz w:val="21"/>
          <w:szCs w:val="21"/>
          <w:lang w:val="ru-RU"/>
          <w:rPrChange w:id="125" w:author="Igor Sychev" w:date="2020-02-23T19:56:00Z">
            <w:rPr>
              <w:rFonts w:ascii="Segoe UI" w:eastAsia="Times New Roman" w:hAnsi="Segoe UI" w:cs="Segoe UI"/>
              <w:sz w:val="21"/>
              <w:szCs w:val="21"/>
            </w:rPr>
          </w:rPrChange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Architecture</w:t>
      </w:r>
      <w:r w:rsidRPr="00870D08">
        <w:rPr>
          <w:rFonts w:ascii="Segoe UI" w:eastAsia="Times New Roman" w:hAnsi="Segoe UI" w:cs="Segoe UI"/>
          <w:sz w:val="21"/>
          <w:szCs w:val="21"/>
          <w:lang w:val="ru-RU"/>
          <w:rPrChange w:id="126" w:author="Igor Sychev" w:date="2020-02-23T19:56:00Z">
            <w:rPr>
              <w:rFonts w:ascii="Segoe UI" w:eastAsia="Times New Roman" w:hAnsi="Segoe UI" w:cs="Segoe UI"/>
              <w:sz w:val="21"/>
              <w:szCs w:val="21"/>
            </w:rPr>
          </w:rPrChange>
        </w:rPr>
        <w:t xml:space="preserve">. 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>В</w:t>
      </w:r>
      <w:r w:rsidRPr="00E316E5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>эту</w:t>
      </w:r>
      <w:r w:rsidRPr="00E316E5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>же</w:t>
      </w:r>
      <w:r w:rsidRPr="00E316E5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>секцию</w:t>
      </w:r>
      <w:r w:rsidRPr="00E316E5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попали </w:t>
      </w:r>
      <w:r w:rsidRPr="1D86C031">
        <w:rPr>
          <w:rFonts w:ascii="Segoe UI" w:eastAsia="Times New Roman" w:hAnsi="Segoe UI" w:cs="Segoe UI"/>
          <w:sz w:val="21"/>
          <w:szCs w:val="21"/>
        </w:rPr>
        <w:t>event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>/</w:t>
      </w:r>
      <w:r w:rsidRPr="1D86C031">
        <w:rPr>
          <w:rFonts w:ascii="Segoe UI" w:eastAsia="Times New Roman" w:hAnsi="Segoe UI" w:cs="Segoe UI"/>
          <w:sz w:val="21"/>
          <w:szCs w:val="21"/>
        </w:rPr>
        <w:t>messages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, которые были удалены из </w:t>
      </w:r>
      <w:r w:rsidRPr="1D86C031">
        <w:rPr>
          <w:rFonts w:ascii="Segoe UI" w:eastAsia="Times New Roman" w:hAnsi="Segoe UI" w:cs="Segoe UI"/>
          <w:sz w:val="21"/>
          <w:szCs w:val="21"/>
        </w:rPr>
        <w:t>Az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-300 (а в итоге осели в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az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  <w:lang w:val="ru-RU"/>
        </w:rPr>
        <w:t>-304).</w:t>
      </w:r>
    </w:p>
    <w:p w14:paraId="6EDABD04" w14:textId="25305B4C" w:rsidR="00691B17" w:rsidRPr="00691B17" w:rsidRDefault="1D86C031" w:rsidP="00691B17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Туда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же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, в Design an Application Architecture,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переехала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секция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Design Deployments. </w:t>
      </w:r>
    </w:p>
    <w:p w14:paraId="495DA074" w14:textId="4FAFF139" w:rsidR="00691B17" w:rsidRDefault="00410EDC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967050D" wp14:editId="2AD30B3F">
            <wp:extent cx="5638800" cy="45643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F0CB" w14:textId="614B40BD" w:rsidR="003E71BE" w:rsidRPr="003E71BE" w:rsidRDefault="1D86C031" w:rsidP="003E71BE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ru-RU"/>
        </w:rPr>
      </w:pPr>
      <w:r w:rsidRPr="1D86C031">
        <w:rPr>
          <w:rFonts w:ascii="Segoe UI" w:eastAsia="Times New Roman" w:hAnsi="Segoe UI" w:cs="Segoe UI"/>
          <w:sz w:val="21"/>
          <w:szCs w:val="21"/>
        </w:rPr>
        <w:t>High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Availability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вроде бы не изменился, просто часть вопросов уехала в </w:t>
      </w:r>
      <w:r w:rsidRPr="1D86C031">
        <w:rPr>
          <w:rFonts w:ascii="Segoe UI" w:eastAsia="Times New Roman" w:hAnsi="Segoe UI" w:cs="Segoe UI"/>
          <w:sz w:val="21"/>
          <w:szCs w:val="21"/>
        </w:rPr>
        <w:t>Business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continuity</w:t>
      </w:r>
    </w:p>
    <w:p w14:paraId="2BC5E928" w14:textId="480A29FF" w:rsidR="003E71BE" w:rsidRDefault="00672F35">
      <w:pPr>
        <w:rPr>
          <w:lang w:val="ru-RU"/>
        </w:rPr>
      </w:pPr>
      <w:r>
        <w:rPr>
          <w:noProof/>
        </w:rPr>
        <w:drawing>
          <wp:inline distT="0" distB="0" distL="0" distR="0" wp14:anchorId="406F9798" wp14:editId="57F044AC">
            <wp:extent cx="6152515" cy="371983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CB383" w14:textId="00468DEF" w:rsidR="00633B93" w:rsidRPr="00633B93" w:rsidRDefault="1D86C031" w:rsidP="00633B93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68314F">
        <w:rPr>
          <w:rFonts w:ascii="Segoe UI" w:eastAsia="Times New Roman" w:hAnsi="Segoe UI" w:cs="Segoe UI"/>
          <w:sz w:val="21"/>
          <w:szCs w:val="21"/>
          <w:lang w:val="ru-RU"/>
        </w:rPr>
        <w:lastRenderedPageBreak/>
        <w:t xml:space="preserve">Раздел </w:t>
      </w:r>
      <w:r w:rsidRPr="1D86C031">
        <w:rPr>
          <w:rFonts w:ascii="Segoe UI" w:eastAsia="Times New Roman" w:hAnsi="Segoe UI" w:cs="Segoe UI"/>
          <w:sz w:val="21"/>
          <w:szCs w:val="21"/>
        </w:rPr>
        <w:t>Disaster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1D86C031">
        <w:rPr>
          <w:rFonts w:ascii="Segoe UI" w:eastAsia="Times New Roman" w:hAnsi="Segoe UI" w:cs="Segoe UI"/>
          <w:sz w:val="21"/>
          <w:szCs w:val="21"/>
        </w:rPr>
        <w:t>Recovery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 впитал в себя еще и часть по </w:t>
      </w:r>
      <w:r w:rsidRPr="1D86C031">
        <w:rPr>
          <w:rFonts w:ascii="Segoe UI" w:eastAsia="Times New Roman" w:hAnsi="Segoe UI" w:cs="Segoe UI"/>
          <w:sz w:val="21"/>
          <w:szCs w:val="21"/>
        </w:rPr>
        <w:t>backup</w:t>
      </w:r>
      <w:r w:rsidRPr="1D86C031">
        <w:rPr>
          <w:rFonts w:ascii="Segoe UI" w:eastAsia="Times New Roman" w:hAnsi="Segoe UI" w:cs="Segoe UI"/>
          <w:sz w:val="21"/>
          <w:szCs w:val="21"/>
          <w:lang w:val="ru-RU"/>
        </w:rPr>
        <w:t xml:space="preserve">.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Стало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более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1D86C031">
        <w:rPr>
          <w:rFonts w:ascii="Segoe UI" w:eastAsia="Times New Roman" w:hAnsi="Segoe UI" w:cs="Segoe UI"/>
          <w:sz w:val="21"/>
          <w:szCs w:val="21"/>
        </w:rPr>
        <w:t>логично</w:t>
      </w:r>
      <w:proofErr w:type="spellEnd"/>
      <w:r w:rsidRPr="1D86C031">
        <w:rPr>
          <w:rFonts w:ascii="Segoe UI" w:eastAsia="Times New Roman" w:hAnsi="Segoe UI" w:cs="Segoe UI"/>
          <w:sz w:val="21"/>
          <w:szCs w:val="21"/>
        </w:rPr>
        <w:t>. </w:t>
      </w:r>
    </w:p>
    <w:p w14:paraId="48F9E571" w14:textId="1D3ED0A8" w:rsidR="00633B93" w:rsidRDefault="009D7159">
      <w:pPr>
        <w:rPr>
          <w:lang w:val="ru-RU"/>
        </w:rPr>
      </w:pPr>
      <w:r>
        <w:rPr>
          <w:noProof/>
        </w:rPr>
        <w:drawing>
          <wp:inline distT="0" distB="0" distL="0" distR="0" wp14:anchorId="3BEE76F6" wp14:editId="3E6EC367">
            <wp:extent cx="6152515" cy="6892925"/>
            <wp:effectExtent l="0" t="0" r="63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689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76EB6" w14:textId="3C7DB1B2" w:rsidR="00DC459F" w:rsidRDefault="1D86C031">
      <w:pPr>
        <w:rPr>
          <w:lang w:val="ru-RU"/>
        </w:rPr>
      </w:pPr>
      <w:r w:rsidRPr="1D86C031">
        <w:rPr>
          <w:lang w:val="ru-RU"/>
        </w:rPr>
        <w:t xml:space="preserve">Итак, можно с уверенностью сказать, что в </w:t>
      </w:r>
      <w:r>
        <w:t>Az</w:t>
      </w:r>
      <w:r w:rsidRPr="1D86C031">
        <w:rPr>
          <w:lang w:val="ru-RU"/>
        </w:rPr>
        <w:t>-303/</w:t>
      </w:r>
      <w:r>
        <w:t>AZ</w:t>
      </w:r>
      <w:r w:rsidRPr="1D86C031">
        <w:rPr>
          <w:lang w:val="ru-RU"/>
        </w:rPr>
        <w:t xml:space="preserve">-304 секции подверглись очень большой перегруппировке и рефакторингу. Но сумма проверяемых знаний, на мой взгляд, не изменилась. Тем, кто готовился к прошлым экзаменам, не должно составить проблемы сдать новый. </w:t>
      </w:r>
    </w:p>
    <w:p w14:paraId="7A092DE1" w14:textId="4D320E8B" w:rsidR="00034156" w:rsidRDefault="00034156">
      <w:pPr>
        <w:rPr>
          <w:lang w:val="ru-RU"/>
        </w:rPr>
      </w:pPr>
    </w:p>
    <w:p w14:paraId="1464C370" w14:textId="4A6872AA" w:rsidR="00034156" w:rsidRPr="00034156" w:rsidRDefault="1D86C031">
      <w:pPr>
        <w:rPr>
          <w:lang w:val="ru-RU"/>
        </w:rPr>
      </w:pPr>
      <w:r w:rsidRPr="1D86C031">
        <w:rPr>
          <w:lang w:val="ru-RU"/>
        </w:rPr>
        <w:lastRenderedPageBreak/>
        <w:t xml:space="preserve">Если посмотреть на все 4 экзамена, то налицо заметные улучшения в структуре экзаменов (или, по крайней мере, в структуре </w:t>
      </w:r>
      <w:r>
        <w:t>skill</w:t>
      </w:r>
      <w:r w:rsidRPr="1D86C031">
        <w:rPr>
          <w:lang w:val="ru-RU"/>
        </w:rPr>
        <w:t xml:space="preserve"> </w:t>
      </w:r>
      <w:r>
        <w:t>measurements</w:t>
      </w:r>
      <w:r w:rsidRPr="1D86C031">
        <w:rPr>
          <w:lang w:val="ru-RU"/>
        </w:rPr>
        <w:t xml:space="preserve">). Однако, если вы создали курсы подготовки, то вам придется их переснять и </w:t>
      </w:r>
      <w:proofErr w:type="spellStart"/>
      <w:r w:rsidRPr="1D86C031">
        <w:rPr>
          <w:lang w:val="ru-RU"/>
        </w:rPr>
        <w:t>переструктурировать</w:t>
      </w:r>
      <w:proofErr w:type="spellEnd"/>
      <w:r w:rsidRPr="1D86C031">
        <w:rPr>
          <w:lang w:val="ru-RU"/>
        </w:rPr>
        <w:t xml:space="preserve">. </w:t>
      </w:r>
    </w:p>
    <w:sectPr w:rsidR="00034156" w:rsidRPr="000341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69" w:author="Сычева Екатерина" w:date="2020-02-18T10:42:00Z" w:initials="СЕ">
    <w:p w14:paraId="6BDDB3DB" w14:textId="145C79C7" w:rsidR="0D8E7F1A" w:rsidRPr="0054064C" w:rsidRDefault="0D8E7F1A">
      <w:pPr>
        <w:rPr>
          <w:lang w:val="ru-RU"/>
        </w:rPr>
      </w:pPr>
      <w:r w:rsidRPr="0054064C">
        <w:rPr>
          <w:lang w:val="ru-RU"/>
        </w:rPr>
        <w:t>Возможно, стоит поменять на:</w:t>
      </w:r>
      <w:r>
        <w:annotationRef/>
      </w:r>
    </w:p>
    <w:p w14:paraId="1CCC2C15" w14:textId="787585E1" w:rsidR="0D8E7F1A" w:rsidRPr="0054064C" w:rsidRDefault="0D8E7F1A">
      <w:pPr>
        <w:rPr>
          <w:lang w:val="ru-RU"/>
        </w:rPr>
      </w:pPr>
      <w:r w:rsidRPr="0054064C">
        <w:rPr>
          <w:lang w:val="ru-RU"/>
        </w:rPr>
        <w:t xml:space="preserve">"Вопросы про </w:t>
      </w:r>
      <w:r>
        <w:t>asp</w:t>
      </w:r>
      <w:r w:rsidRPr="0054064C">
        <w:rPr>
          <w:lang w:val="ru-RU"/>
        </w:rPr>
        <w:t>.</w:t>
      </w:r>
      <w:r>
        <w:t>net</w:t>
      </w:r>
      <w:r w:rsidRPr="0054064C">
        <w:rPr>
          <w:lang w:val="ru-RU"/>
        </w:rPr>
        <w:t xml:space="preserve"> </w:t>
      </w:r>
      <w:r>
        <w:t>core</w:t>
      </w:r>
      <w:r w:rsidRPr="0054064C">
        <w:rPr>
          <w:lang w:val="ru-RU"/>
        </w:rPr>
        <w:t xml:space="preserve"> реализацию были оставлены, но </w:t>
      </w:r>
      <w:r>
        <w:t>asp</w:t>
      </w:r>
      <w:r w:rsidRPr="0054064C">
        <w:rPr>
          <w:lang w:val="ru-RU"/>
        </w:rPr>
        <w:t>.</w:t>
      </w:r>
      <w:r>
        <w:t>net</w:t>
      </w:r>
      <w:r w:rsidRPr="0054064C">
        <w:rPr>
          <w:lang w:val="ru-RU"/>
        </w:rPr>
        <w:t xml:space="preserve"> </w:t>
      </w:r>
      <w:r>
        <w:t>core</w:t>
      </w:r>
      <w:r w:rsidRPr="0054064C">
        <w:rPr>
          <w:lang w:val="ru-RU"/>
        </w:rPr>
        <w:t xml:space="preserve"> меняется, а ещё есть те, кто вообще без него пишут". Не могу понять потеряется смысл или нет, если изменить.</w:t>
      </w:r>
    </w:p>
  </w:comment>
  <w:comment w:id="122" w:author="Сычева Екатерина" w:date="2020-02-18T18:09:00Z" w:initials="СЕ">
    <w:p w14:paraId="28ABC97C" w14:textId="2F4A9FA6" w:rsidR="1D86C031" w:rsidRDefault="1D86C031">
      <w:r w:rsidRPr="0054064C">
        <w:rPr>
          <w:lang w:val="ru-RU"/>
        </w:rPr>
        <w:t xml:space="preserve">Как-то коряво сформулировано. Непонятно что имеется в виду. </w:t>
      </w:r>
      <w:r>
        <w:t>Даже не понимаю как изменить.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CCC2C15" w15:done="1"/>
  <w15:commentEx w15:paraId="28ABC97C" w15:done="0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7D8A759B" w16cex:dateUtc="2020-02-18T07:42:11.062Z"/>
  <w16cex:commentExtensible w16cex:durableId="54FE9AED" w16cex:dateUtc="2020-02-18T15:09:04.704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CCC2C15" w16cid:durableId="7D8A759B"/>
  <w16cid:commentId w16cid:paraId="28ABC97C" w16cid:durableId="54FE9AE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2944FC"/>
    <w:multiLevelType w:val="hybridMultilevel"/>
    <w:tmpl w:val="9ABED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Igor Sychev">
    <w15:presenceInfo w15:providerId="AD" w15:userId="S::Igor_Sychev@epam.com::ad8b385a-dcaf-48ca-82fd-87aeac53b8cc"/>
  </w15:person>
  <w15:person w15:author="Сычева Екатерина">
    <w15:presenceInfo w15:providerId="Windows Live" w15:userId="fece478b93f3ad0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028"/>
    <w:rsid w:val="00034156"/>
    <w:rsid w:val="000C065E"/>
    <w:rsid w:val="001203D0"/>
    <w:rsid w:val="001A54DA"/>
    <w:rsid w:val="001B4F1A"/>
    <w:rsid w:val="001B7AEB"/>
    <w:rsid w:val="002522F0"/>
    <w:rsid w:val="00272664"/>
    <w:rsid w:val="002B00C0"/>
    <w:rsid w:val="002C7ACE"/>
    <w:rsid w:val="0030622D"/>
    <w:rsid w:val="00346338"/>
    <w:rsid w:val="003C239A"/>
    <w:rsid w:val="003E71BE"/>
    <w:rsid w:val="003F2D97"/>
    <w:rsid w:val="00406B1D"/>
    <w:rsid w:val="00410EDC"/>
    <w:rsid w:val="00411563"/>
    <w:rsid w:val="00417AF0"/>
    <w:rsid w:val="004609FA"/>
    <w:rsid w:val="00491759"/>
    <w:rsid w:val="004D037E"/>
    <w:rsid w:val="004D57CE"/>
    <w:rsid w:val="004E12E0"/>
    <w:rsid w:val="0054064C"/>
    <w:rsid w:val="00543F15"/>
    <w:rsid w:val="00571FCD"/>
    <w:rsid w:val="005A4960"/>
    <w:rsid w:val="005B10E8"/>
    <w:rsid w:val="005B695C"/>
    <w:rsid w:val="005D11D9"/>
    <w:rsid w:val="00610696"/>
    <w:rsid w:val="006316C8"/>
    <w:rsid w:val="00633B93"/>
    <w:rsid w:val="0063400B"/>
    <w:rsid w:val="0066112C"/>
    <w:rsid w:val="00672F35"/>
    <w:rsid w:val="0068314F"/>
    <w:rsid w:val="00691B17"/>
    <w:rsid w:val="006A4380"/>
    <w:rsid w:val="00705240"/>
    <w:rsid w:val="00715BF0"/>
    <w:rsid w:val="007B0FB5"/>
    <w:rsid w:val="007C74B1"/>
    <w:rsid w:val="007F7708"/>
    <w:rsid w:val="00804445"/>
    <w:rsid w:val="0086754A"/>
    <w:rsid w:val="00870D08"/>
    <w:rsid w:val="008877FC"/>
    <w:rsid w:val="008A1C30"/>
    <w:rsid w:val="008A3C14"/>
    <w:rsid w:val="008C59C4"/>
    <w:rsid w:val="008D0E3D"/>
    <w:rsid w:val="00940B14"/>
    <w:rsid w:val="00963109"/>
    <w:rsid w:val="009B312C"/>
    <w:rsid w:val="009B4F3C"/>
    <w:rsid w:val="009D373B"/>
    <w:rsid w:val="009D7159"/>
    <w:rsid w:val="009E1A9F"/>
    <w:rsid w:val="00A1484A"/>
    <w:rsid w:val="00A22E7A"/>
    <w:rsid w:val="00A4322D"/>
    <w:rsid w:val="00A71CD3"/>
    <w:rsid w:val="00A83FC9"/>
    <w:rsid w:val="00A93AE3"/>
    <w:rsid w:val="00AA54B0"/>
    <w:rsid w:val="00AB07F3"/>
    <w:rsid w:val="00AD1ED8"/>
    <w:rsid w:val="00C10ABF"/>
    <w:rsid w:val="00C22CE0"/>
    <w:rsid w:val="00C44963"/>
    <w:rsid w:val="00C85202"/>
    <w:rsid w:val="00CF04E9"/>
    <w:rsid w:val="00D10490"/>
    <w:rsid w:val="00D26192"/>
    <w:rsid w:val="00DA1BDB"/>
    <w:rsid w:val="00DC459F"/>
    <w:rsid w:val="00E316E5"/>
    <w:rsid w:val="00E92724"/>
    <w:rsid w:val="00EA0624"/>
    <w:rsid w:val="00ED1028"/>
    <w:rsid w:val="00F23A8A"/>
    <w:rsid w:val="00F3636D"/>
    <w:rsid w:val="00F57108"/>
    <w:rsid w:val="00F81800"/>
    <w:rsid w:val="00F97BD9"/>
    <w:rsid w:val="00FA30F4"/>
    <w:rsid w:val="00FE5A88"/>
    <w:rsid w:val="00FF2925"/>
    <w:rsid w:val="00FF535E"/>
    <w:rsid w:val="0D8E7F1A"/>
    <w:rsid w:val="1D86C031"/>
    <w:rsid w:val="5F846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F3414"/>
  <w15:chartTrackingRefBased/>
  <w15:docId w15:val="{25D3097A-EF4C-4520-A410-56C11D1C1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633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0622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8180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0E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0E3D"/>
    <w:rPr>
      <w:rFonts w:ascii="Segoe UI" w:hAnsi="Segoe UI" w:cs="Segoe UI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92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2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1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1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1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6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4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5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7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0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6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7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1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0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3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1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8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6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4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microsoft.com/office/2011/relationships/people" Target="people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16/09/relationships/commentsIds" Target="commentsIds.xm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34257f1490dc4de7" Type="http://schemas.microsoft.com/office/2018/08/relationships/commentsExtensible" Target="commentsExtensible.xml"/><Relationship Id="rId10" Type="http://schemas.microsoft.com/office/2011/relationships/commentsExtended" Target="commentsExtended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16</Pages>
  <Words>1819</Words>
  <Characters>10373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Sychev</dc:creator>
  <cp:keywords/>
  <dc:description/>
  <cp:lastModifiedBy>Igor Sychev</cp:lastModifiedBy>
  <cp:revision>89</cp:revision>
  <dcterms:created xsi:type="dcterms:W3CDTF">2020-02-15T08:57:00Z</dcterms:created>
  <dcterms:modified xsi:type="dcterms:W3CDTF">2020-02-23T16:56:00Z</dcterms:modified>
</cp:coreProperties>
</file>