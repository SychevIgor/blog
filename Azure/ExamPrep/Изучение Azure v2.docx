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7F08" w:rsidRPr="00ED7F08" w:rsidRDefault="00ED7F08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ru-RU"/>
        </w:rPr>
      </w:pPr>
    </w:p>
    <w:p w:rsidR="00054AC6" w:rsidRPr="00A06737" w:rsidRDefault="002F13D8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</w:rPr>
        <w:t>EDX</w:t>
      </w:r>
      <w:r w:rsidR="00431E54" w:rsidRPr="00A06737">
        <w:rPr>
          <w:rFonts w:ascii="Calibri" w:hAnsi="Calibri" w:cs="Calibri"/>
          <w:b/>
          <w:bCs/>
          <w:sz w:val="22"/>
          <w:szCs w:val="22"/>
          <w:lang w:val="ru-RU"/>
        </w:rPr>
        <w:t>/</w:t>
      </w:r>
      <w:proofErr w:type="spellStart"/>
      <w:r w:rsidR="006F6700">
        <w:rPr>
          <w:rFonts w:ascii="Calibri" w:hAnsi="Calibri" w:cs="Calibri"/>
          <w:b/>
          <w:bCs/>
          <w:sz w:val="22"/>
          <w:szCs w:val="22"/>
        </w:rPr>
        <w:t>C</w:t>
      </w:r>
      <w:r w:rsidR="006F6700" w:rsidRPr="0000450D">
        <w:rPr>
          <w:rFonts w:ascii="Calibri" w:hAnsi="Calibri" w:cs="Calibri"/>
          <w:b/>
          <w:bCs/>
          <w:sz w:val="22"/>
          <w:szCs w:val="22"/>
        </w:rPr>
        <w:t>loudsociety</w:t>
      </w:r>
      <w:proofErr w:type="spellEnd"/>
      <w:r w:rsidR="00431E54" w:rsidRPr="00A06737">
        <w:rPr>
          <w:rFonts w:ascii="Calibri" w:hAnsi="Calibri" w:cs="Calibri"/>
          <w:b/>
          <w:bCs/>
          <w:sz w:val="22"/>
          <w:szCs w:val="22"/>
          <w:lang w:val="ru-RU"/>
        </w:rPr>
        <w:t>/</w:t>
      </w:r>
      <w:proofErr w:type="spellStart"/>
      <w:r w:rsidR="00886B81">
        <w:rPr>
          <w:rFonts w:ascii="Calibri" w:hAnsi="Calibri" w:cs="Calibri"/>
          <w:b/>
          <w:bCs/>
          <w:sz w:val="22"/>
          <w:szCs w:val="22"/>
        </w:rPr>
        <w:t>OpenEDX</w:t>
      </w:r>
      <w:proofErr w:type="spellEnd"/>
    </w:p>
    <w:p w:rsidR="008575C9" w:rsidRPr="00A51639" w:rsidRDefault="002F13D8" w:rsidP="0048226C">
      <w:pPr>
        <w:pStyle w:val="NormalWeb"/>
        <w:spacing w:before="0" w:beforeAutospacing="0" w:after="0" w:afterAutospacing="0"/>
        <w:ind w:firstLine="360"/>
        <w:rPr>
          <w:rFonts w:ascii="Calibri" w:hAnsi="Calibri" w:cs="Calibri"/>
          <w:b/>
          <w:bCs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Есть </w:t>
      </w:r>
      <w:r w:rsidR="00054AC6">
        <w:rPr>
          <w:rFonts w:ascii="Calibri" w:hAnsi="Calibri" w:cs="Calibri"/>
          <w:sz w:val="22"/>
          <w:szCs w:val="22"/>
          <w:lang w:val="ru-RU"/>
        </w:rPr>
        <w:t>несколько</w:t>
      </w:r>
      <w:r>
        <w:rPr>
          <w:rFonts w:ascii="Calibri" w:hAnsi="Calibri" w:cs="Calibri"/>
          <w:sz w:val="22"/>
          <w:szCs w:val="22"/>
          <w:lang w:val="ru-RU"/>
        </w:rPr>
        <w:t xml:space="preserve"> хороших ресурс</w:t>
      </w:r>
      <w:r w:rsidR="00054AC6">
        <w:rPr>
          <w:rFonts w:ascii="Calibri" w:hAnsi="Calibri" w:cs="Calibri"/>
          <w:sz w:val="22"/>
          <w:szCs w:val="22"/>
          <w:lang w:val="ru-RU"/>
        </w:rPr>
        <w:t>ов</w:t>
      </w:r>
      <w:r>
        <w:rPr>
          <w:rFonts w:ascii="Calibri" w:hAnsi="Calibri" w:cs="Calibri"/>
          <w:sz w:val="22"/>
          <w:szCs w:val="22"/>
          <w:lang w:val="ru-RU"/>
        </w:rPr>
        <w:t xml:space="preserve"> с онлайн курсами</w:t>
      </w:r>
      <w:r w:rsidR="0040057A">
        <w:rPr>
          <w:rFonts w:ascii="Calibri" w:hAnsi="Calibri" w:cs="Calibri"/>
          <w:sz w:val="22"/>
          <w:szCs w:val="22"/>
          <w:lang w:val="ru-RU"/>
        </w:rPr>
        <w:t xml:space="preserve">, </w:t>
      </w:r>
      <w:r w:rsidR="0040057A" w:rsidRPr="00A51639">
        <w:rPr>
          <w:rFonts w:ascii="Calibri" w:hAnsi="Calibri" w:cs="Calibri"/>
          <w:b/>
          <w:sz w:val="22"/>
          <w:szCs w:val="22"/>
          <w:lang w:val="ru-RU"/>
        </w:rPr>
        <w:t>2 из которых можно использовать для подготовки непосредственно к экзаменам</w:t>
      </w:r>
      <w:r w:rsidR="00A51639" w:rsidRPr="00A51639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="006B1715">
        <w:rPr>
          <w:rFonts w:ascii="Calibri" w:hAnsi="Calibri" w:cs="Calibri"/>
          <w:b/>
          <w:sz w:val="22"/>
          <w:szCs w:val="22"/>
          <w:lang w:val="ru-RU"/>
        </w:rPr>
        <w:t xml:space="preserve">серии </w:t>
      </w:r>
      <w:r w:rsidR="006B1715">
        <w:rPr>
          <w:rFonts w:ascii="Calibri" w:hAnsi="Calibri" w:cs="Calibri"/>
          <w:b/>
          <w:sz w:val="22"/>
          <w:szCs w:val="22"/>
        </w:rPr>
        <w:t>AZ</w:t>
      </w:r>
      <w:r w:rsidR="006B1715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="00A51639" w:rsidRPr="00A51639">
        <w:rPr>
          <w:rFonts w:ascii="Calibri" w:hAnsi="Calibri" w:cs="Calibri"/>
          <w:b/>
          <w:sz w:val="22"/>
          <w:szCs w:val="22"/>
          <w:lang w:val="ru-RU"/>
        </w:rPr>
        <w:t>(</w:t>
      </w:r>
      <w:proofErr w:type="spellStart"/>
      <w:r w:rsidR="00A51639" w:rsidRPr="00A51639">
        <w:rPr>
          <w:rFonts w:ascii="Calibri" w:hAnsi="Calibri" w:cs="Calibri"/>
          <w:b/>
          <w:bCs/>
          <w:sz w:val="22"/>
          <w:szCs w:val="22"/>
        </w:rPr>
        <w:t>Cloudsociety</w:t>
      </w:r>
      <w:proofErr w:type="spellEnd"/>
      <w:r w:rsidR="00A51639" w:rsidRPr="00A51639">
        <w:rPr>
          <w:rFonts w:ascii="Calibri" w:hAnsi="Calibri" w:cs="Calibri"/>
          <w:b/>
          <w:bCs/>
          <w:sz w:val="22"/>
          <w:szCs w:val="22"/>
          <w:lang w:val="ru-RU"/>
        </w:rPr>
        <w:t>/</w:t>
      </w:r>
      <w:proofErr w:type="spellStart"/>
      <w:r w:rsidR="00A51639" w:rsidRPr="00A51639">
        <w:rPr>
          <w:rFonts w:ascii="Calibri" w:hAnsi="Calibri" w:cs="Calibri"/>
          <w:b/>
          <w:bCs/>
          <w:sz w:val="22"/>
          <w:szCs w:val="22"/>
        </w:rPr>
        <w:t>OpenEDX</w:t>
      </w:r>
      <w:proofErr w:type="spellEnd"/>
      <w:r w:rsidR="00A51639" w:rsidRPr="00A51639">
        <w:rPr>
          <w:rFonts w:ascii="Calibri" w:hAnsi="Calibri" w:cs="Calibri"/>
          <w:b/>
          <w:bCs/>
          <w:sz w:val="22"/>
          <w:szCs w:val="22"/>
          <w:lang w:val="ru-RU"/>
        </w:rPr>
        <w:t xml:space="preserve">) </w:t>
      </w:r>
      <w:r w:rsidR="00A51639" w:rsidRPr="0048226C">
        <w:rPr>
          <w:rFonts w:ascii="Calibri" w:hAnsi="Calibri" w:cs="Calibri"/>
          <w:bCs/>
          <w:i/>
          <w:sz w:val="22"/>
          <w:szCs w:val="22"/>
          <w:lang w:val="ru-RU"/>
        </w:rPr>
        <w:t>и 1 (</w:t>
      </w:r>
      <w:proofErr w:type="spellStart"/>
      <w:r w:rsidR="00A51639" w:rsidRPr="0048226C">
        <w:rPr>
          <w:rFonts w:ascii="Calibri" w:hAnsi="Calibri" w:cs="Calibri"/>
          <w:bCs/>
          <w:i/>
          <w:sz w:val="22"/>
          <w:szCs w:val="22"/>
        </w:rPr>
        <w:t>edx</w:t>
      </w:r>
      <w:proofErr w:type="spellEnd"/>
      <w:r w:rsidR="00A51639" w:rsidRPr="0048226C">
        <w:rPr>
          <w:rFonts w:ascii="Calibri" w:hAnsi="Calibri" w:cs="Calibri"/>
          <w:bCs/>
          <w:i/>
          <w:sz w:val="22"/>
          <w:szCs w:val="22"/>
          <w:lang w:val="ru-RU"/>
        </w:rPr>
        <w:t>)</w:t>
      </w:r>
      <w:r w:rsidR="006B1715" w:rsidRPr="0048226C">
        <w:rPr>
          <w:rFonts w:ascii="Calibri" w:hAnsi="Calibri" w:cs="Calibri"/>
          <w:bCs/>
          <w:i/>
          <w:sz w:val="22"/>
          <w:szCs w:val="22"/>
          <w:lang w:val="ru-RU"/>
        </w:rPr>
        <w:t xml:space="preserve"> ресурс</w:t>
      </w:r>
      <w:r w:rsidR="00A51639" w:rsidRPr="0048226C">
        <w:rPr>
          <w:rFonts w:ascii="Calibri" w:hAnsi="Calibri" w:cs="Calibri"/>
          <w:bCs/>
          <w:i/>
          <w:sz w:val="22"/>
          <w:szCs w:val="22"/>
          <w:lang w:val="ru-RU"/>
        </w:rPr>
        <w:t xml:space="preserve"> можно использовать для общей подготовки.</w:t>
      </w:r>
    </w:p>
    <w:p w:rsidR="00054AC6" w:rsidRPr="00054AC6" w:rsidRDefault="00B0563D" w:rsidP="00054AC6">
      <w:pPr>
        <w:pStyle w:val="NormalWeb"/>
        <w:numPr>
          <w:ilvl w:val="0"/>
          <w:numId w:val="25"/>
        </w:numPr>
        <w:rPr>
          <w:rFonts w:ascii="Calibri" w:hAnsi="Calibri" w:cs="Calibri"/>
          <w:sz w:val="22"/>
          <w:szCs w:val="22"/>
          <w:lang w:val="ru-RU"/>
        </w:rPr>
      </w:pPr>
      <w:hyperlink r:id="rId6" w:history="1">
        <w:r w:rsidR="00054AC6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https://openedx.microsoft.com/</w:t>
        </w:r>
      </w:hyperlink>
      <w:r w:rsidR="00054AC6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054AC6" w:rsidRPr="00054AC6" w:rsidRDefault="00B0563D" w:rsidP="00054AC6">
      <w:pPr>
        <w:pStyle w:val="NormalWeb"/>
        <w:numPr>
          <w:ilvl w:val="0"/>
          <w:numId w:val="25"/>
        </w:numPr>
        <w:rPr>
          <w:rFonts w:ascii="Calibri" w:hAnsi="Calibri" w:cs="Calibri"/>
          <w:sz w:val="22"/>
          <w:szCs w:val="22"/>
          <w:lang w:val="ru-RU"/>
        </w:rPr>
      </w:pPr>
      <w:hyperlink r:id="rId7" w:history="1">
        <w:r w:rsidR="00054AC6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https://cloudsociety.learning.microsoft.com</w:t>
        </w:r>
      </w:hyperlink>
      <w:r w:rsidR="00054AC6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054AC6" w:rsidRPr="005B0524" w:rsidRDefault="00B0563D" w:rsidP="00054AC6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hyperlink r:id="rId8" w:history="1">
        <w:r w:rsidR="00054AC6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https://www.edx.org/</w:t>
        </w:r>
      </w:hyperlink>
      <w:r w:rsidR="00054AC6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48226C" w:rsidRDefault="006F670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 w:rsidRPr="0048226C">
        <w:rPr>
          <w:rFonts w:ascii="Calibri" w:hAnsi="Calibri" w:cs="Calibri"/>
          <w:i/>
          <w:sz w:val="22"/>
          <w:szCs w:val="22"/>
          <w:lang w:val="ru-RU"/>
        </w:rPr>
        <w:t>Если честно, то я не</w:t>
      </w:r>
      <w:r w:rsidR="00054AC6" w:rsidRPr="0048226C">
        <w:rPr>
          <w:rFonts w:ascii="Calibri" w:hAnsi="Calibri" w:cs="Calibri"/>
          <w:i/>
          <w:sz w:val="22"/>
          <w:szCs w:val="22"/>
          <w:lang w:val="ru-RU"/>
        </w:rPr>
        <w:t xml:space="preserve"> могу дать </w:t>
      </w:r>
      <w:r w:rsidR="0021006C" w:rsidRPr="0048226C">
        <w:rPr>
          <w:rFonts w:ascii="Calibri" w:hAnsi="Calibri" w:cs="Calibri"/>
          <w:i/>
          <w:sz w:val="22"/>
          <w:szCs w:val="22"/>
          <w:lang w:val="ru-RU"/>
        </w:rPr>
        <w:t>логич</w:t>
      </w:r>
      <w:r w:rsidR="0021006C">
        <w:rPr>
          <w:rFonts w:ascii="Calibri" w:hAnsi="Calibri" w:cs="Calibri"/>
          <w:i/>
          <w:sz w:val="22"/>
          <w:szCs w:val="22"/>
          <w:lang w:val="ru-RU"/>
        </w:rPr>
        <w:t>н</w:t>
      </w:r>
      <w:r w:rsidR="0021006C" w:rsidRPr="0048226C">
        <w:rPr>
          <w:rFonts w:ascii="Calibri" w:hAnsi="Calibri" w:cs="Calibri"/>
          <w:i/>
          <w:sz w:val="22"/>
          <w:szCs w:val="22"/>
          <w:lang w:val="ru-RU"/>
        </w:rPr>
        <w:t xml:space="preserve">ое </w:t>
      </w:r>
      <w:r w:rsidR="00054AC6" w:rsidRPr="0048226C">
        <w:rPr>
          <w:rFonts w:ascii="Calibri" w:hAnsi="Calibri" w:cs="Calibri"/>
          <w:i/>
          <w:sz w:val="22"/>
          <w:szCs w:val="22"/>
          <w:lang w:val="ru-RU"/>
        </w:rPr>
        <w:t xml:space="preserve">объяснение, почему существуют 3 ресурса, 2 из которых на домене </w:t>
      </w:r>
      <w:r w:rsidR="00136D82" w:rsidRPr="0048226C">
        <w:rPr>
          <w:rFonts w:ascii="Calibri" w:hAnsi="Calibri" w:cs="Calibri"/>
          <w:i/>
          <w:sz w:val="22"/>
          <w:szCs w:val="22"/>
        </w:rPr>
        <w:t>Microsoft</w:t>
      </w:r>
      <w:r w:rsidR="00136D82" w:rsidRPr="0048226C">
        <w:rPr>
          <w:rFonts w:ascii="Calibri" w:hAnsi="Calibri" w:cs="Calibri"/>
          <w:i/>
          <w:sz w:val="22"/>
          <w:szCs w:val="22"/>
          <w:lang w:val="ru-RU"/>
        </w:rPr>
        <w:t>.</w:t>
      </w:r>
      <w:r w:rsidR="00136D82" w:rsidRPr="0048226C">
        <w:rPr>
          <w:rFonts w:ascii="Calibri" w:hAnsi="Calibri" w:cs="Calibri"/>
          <w:i/>
          <w:sz w:val="22"/>
          <w:szCs w:val="22"/>
        </w:rPr>
        <w:t>com</w:t>
      </w:r>
      <w:r w:rsidR="00136D82" w:rsidRPr="0048226C">
        <w:rPr>
          <w:rFonts w:ascii="Calibri" w:hAnsi="Calibri" w:cs="Calibri"/>
          <w:i/>
          <w:sz w:val="22"/>
          <w:szCs w:val="22"/>
          <w:lang w:val="ru-RU"/>
        </w:rPr>
        <w:t>,</w:t>
      </w:r>
      <w:r w:rsidRPr="0048226C">
        <w:rPr>
          <w:rFonts w:ascii="Calibri" w:hAnsi="Calibri" w:cs="Calibri"/>
          <w:i/>
          <w:sz w:val="22"/>
          <w:szCs w:val="22"/>
          <w:lang w:val="ru-RU"/>
        </w:rPr>
        <w:t xml:space="preserve"> </w:t>
      </w:r>
      <w:r w:rsidR="00054AC6" w:rsidRPr="0048226C">
        <w:rPr>
          <w:rFonts w:ascii="Calibri" w:hAnsi="Calibri" w:cs="Calibri"/>
          <w:i/>
          <w:sz w:val="22"/>
          <w:szCs w:val="22"/>
          <w:lang w:val="ru-RU"/>
        </w:rPr>
        <w:t>но есть догадки, что остаться должно всего 2 ресурса.</w:t>
      </w:r>
      <w:r w:rsidR="00136D82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6F6700" w:rsidRPr="00AF7953" w:rsidRDefault="00136D8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Давайте сравним попарно</w:t>
      </w:r>
      <w:r w:rsidR="00886B81" w:rsidRPr="00AF7953">
        <w:rPr>
          <w:rFonts w:ascii="Calibri" w:hAnsi="Calibri" w:cs="Calibri"/>
          <w:sz w:val="22"/>
          <w:szCs w:val="22"/>
          <w:lang w:val="ru-RU"/>
        </w:rPr>
        <w:t>.</w:t>
      </w:r>
    </w:p>
    <w:p w:rsidR="00886B81" w:rsidRDefault="00886B8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054AC6" w:rsidRPr="006F6700" w:rsidRDefault="00054AC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OpenEDX</w:t>
      </w:r>
      <w:proofErr w:type="spellEnd"/>
      <w:r w:rsidR="00DF0BFB" w:rsidRPr="009618BD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 w:rsidR="00DF0BFB">
        <w:rPr>
          <w:rFonts w:ascii="Calibri" w:hAnsi="Calibri" w:cs="Calibri"/>
          <w:b/>
          <w:bCs/>
          <w:sz w:val="22"/>
          <w:szCs w:val="22"/>
        </w:rPr>
        <w:t>vs</w:t>
      </w:r>
      <w:r w:rsidR="00DF0BFB" w:rsidRPr="009618BD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C</w:t>
      </w:r>
      <w:r w:rsidRPr="0000450D">
        <w:rPr>
          <w:rFonts w:ascii="Calibri" w:hAnsi="Calibri" w:cs="Calibri"/>
          <w:b/>
          <w:bCs/>
          <w:sz w:val="22"/>
          <w:szCs w:val="22"/>
        </w:rPr>
        <w:t>loudsociety</w:t>
      </w:r>
      <w:proofErr w:type="spellEnd"/>
    </w:p>
    <w:p w:rsidR="0048226C" w:rsidRDefault="00DB497C" w:rsidP="00B6628D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b/>
          <w:sz w:val="22"/>
          <w:szCs w:val="22"/>
          <w:lang w:val="ru-RU"/>
        </w:rPr>
      </w:pPr>
      <w:r>
        <w:rPr>
          <w:rFonts w:ascii="Calibri" w:hAnsi="Calibri" w:cs="Calibri"/>
          <w:b/>
          <w:sz w:val="22"/>
          <w:szCs w:val="22"/>
          <w:lang w:val="ru-RU"/>
        </w:rPr>
        <w:t>Тут</w:t>
      </w:r>
      <w:r w:rsidR="0048226C">
        <w:rPr>
          <w:rFonts w:ascii="Calibri" w:hAnsi="Calibri" w:cs="Calibri"/>
          <w:b/>
          <w:sz w:val="22"/>
          <w:szCs w:val="22"/>
          <w:lang w:val="ru-RU"/>
        </w:rPr>
        <w:t xml:space="preserve"> есть курсы для каждого раздела, перечисленного в описании экзамена. Это такая выжимка, </w:t>
      </w:r>
      <w:r w:rsidR="0048226C">
        <w:rPr>
          <w:rFonts w:ascii="Calibri" w:hAnsi="Calibri" w:cs="Calibri"/>
          <w:b/>
          <w:sz w:val="22"/>
          <w:szCs w:val="22"/>
        </w:rPr>
        <w:t>brain</w:t>
      </w:r>
      <w:r w:rsidR="0048226C" w:rsidRPr="0048226C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="0048226C">
        <w:rPr>
          <w:rFonts w:ascii="Calibri" w:hAnsi="Calibri" w:cs="Calibri"/>
          <w:b/>
          <w:sz w:val="22"/>
          <w:szCs w:val="22"/>
        </w:rPr>
        <w:t>dump</w:t>
      </w:r>
      <w:r w:rsidR="0048226C">
        <w:rPr>
          <w:rFonts w:ascii="Calibri" w:hAnsi="Calibri" w:cs="Calibri"/>
          <w:b/>
          <w:sz w:val="22"/>
          <w:szCs w:val="22"/>
          <w:lang w:val="ru-RU"/>
        </w:rPr>
        <w:t xml:space="preserve">, который надо обязательно знать для сдачи экзаменов. </w:t>
      </w:r>
    </w:p>
    <w:p w:rsidR="0048226C" w:rsidRDefault="0048226C" w:rsidP="00B6628D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b/>
          <w:sz w:val="22"/>
          <w:szCs w:val="22"/>
          <w:lang w:val="ru-RU"/>
        </w:rPr>
      </w:pPr>
      <w:r w:rsidRPr="0048226C">
        <w:rPr>
          <w:rFonts w:ascii="Calibri" w:hAnsi="Calibri" w:cs="Calibri"/>
          <w:b/>
          <w:noProof/>
          <w:sz w:val="22"/>
          <w:szCs w:val="22"/>
          <w:lang w:val="ru-RU" w:eastAsia="ru-RU"/>
        </w:rPr>
        <w:drawing>
          <wp:inline distT="0" distB="0" distL="0" distR="0">
            <wp:extent cx="3900636" cy="312801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549" cy="314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6C" w:rsidRPr="0048226C" w:rsidRDefault="0048226C" w:rsidP="00B6628D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 w:rsidRPr="0048226C">
        <w:rPr>
          <w:rFonts w:ascii="Calibri" w:hAnsi="Calibri" w:cs="Calibri"/>
          <w:sz w:val="22"/>
          <w:szCs w:val="22"/>
          <w:lang w:val="ru-RU"/>
        </w:rPr>
        <w:t>Вы просто записываетесь на курс (</w:t>
      </w:r>
      <w:r w:rsidRPr="0048226C">
        <w:rPr>
          <w:rFonts w:ascii="Calibri" w:hAnsi="Calibri" w:cs="Calibri"/>
          <w:sz w:val="22"/>
          <w:szCs w:val="22"/>
        </w:rPr>
        <w:t>enroll</w:t>
      </w:r>
      <w:r w:rsidRPr="0048226C">
        <w:rPr>
          <w:rFonts w:ascii="Calibri" w:hAnsi="Calibri" w:cs="Calibri"/>
          <w:sz w:val="22"/>
          <w:szCs w:val="22"/>
          <w:lang w:val="ru-RU"/>
        </w:rPr>
        <w:t>), читаете контент, делаете небольшие тестовые задания самостоятельно и в конце сдаете небольшой тест.</w:t>
      </w:r>
      <w:r>
        <w:rPr>
          <w:rFonts w:ascii="Calibri" w:hAnsi="Calibri" w:cs="Calibri"/>
          <w:sz w:val="22"/>
          <w:szCs w:val="22"/>
          <w:lang w:val="ru-RU"/>
        </w:rPr>
        <w:t xml:space="preserve"> Я не готов гарантировать, </w:t>
      </w:r>
      <w:proofErr w:type="gramStart"/>
      <w:r>
        <w:rPr>
          <w:rFonts w:ascii="Calibri" w:hAnsi="Calibri" w:cs="Calibri"/>
          <w:sz w:val="22"/>
          <w:szCs w:val="22"/>
          <w:lang w:val="ru-RU"/>
        </w:rPr>
        <w:t>что</w:t>
      </w:r>
      <w:proofErr w:type="gramEnd"/>
      <w:r>
        <w:rPr>
          <w:rFonts w:ascii="Calibri" w:hAnsi="Calibri" w:cs="Calibri"/>
          <w:sz w:val="22"/>
          <w:szCs w:val="22"/>
          <w:lang w:val="ru-RU"/>
        </w:rPr>
        <w:t xml:space="preserve"> выучив текст всех модулей</w:t>
      </w:r>
      <w:r w:rsidR="00DB497C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Вы сдадите экзамен, но если Вы уже знаете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>, то этот ресурс очень помогает сократить время подготовки.</w:t>
      </w:r>
    </w:p>
    <w:p w:rsidR="006F6700" w:rsidRDefault="00AF7953" w:rsidP="00B6628D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sz w:val="22"/>
          <w:szCs w:val="22"/>
          <w:lang w:val="ru-RU"/>
        </w:rPr>
        <w:t>З</w:t>
      </w:r>
      <w:r w:rsidR="00194B3B" w:rsidRPr="00B6628D">
        <w:rPr>
          <w:rFonts w:ascii="Calibri" w:hAnsi="Calibri" w:cs="Calibri"/>
          <w:b/>
          <w:sz w:val="22"/>
          <w:szCs w:val="22"/>
          <w:lang w:val="ru-RU"/>
        </w:rPr>
        <w:t xml:space="preserve">ачем </w:t>
      </w:r>
      <w:r w:rsidR="00194B3B" w:rsidRPr="00B6628D">
        <w:rPr>
          <w:rFonts w:ascii="Calibri" w:hAnsi="Calibri" w:cs="Calibri"/>
          <w:b/>
          <w:sz w:val="22"/>
          <w:szCs w:val="22"/>
        </w:rPr>
        <w:t>Microsoft</w:t>
      </w:r>
      <w:r w:rsidR="00194B3B" w:rsidRPr="00B6628D">
        <w:rPr>
          <w:rFonts w:ascii="Calibri" w:hAnsi="Calibri" w:cs="Calibri"/>
          <w:b/>
          <w:sz w:val="22"/>
          <w:szCs w:val="22"/>
          <w:lang w:val="ru-RU"/>
        </w:rPr>
        <w:t xml:space="preserve"> 2 площадки на своем </w:t>
      </w:r>
      <w:r w:rsidR="00194B3B" w:rsidRPr="00B6628D">
        <w:rPr>
          <w:rFonts w:ascii="Calibri" w:hAnsi="Calibri" w:cs="Calibri"/>
          <w:sz w:val="22"/>
          <w:szCs w:val="22"/>
          <w:lang w:val="ru-RU"/>
        </w:rPr>
        <w:t>домене на одном движке</w:t>
      </w:r>
      <w:r w:rsidR="00194B3B">
        <w:rPr>
          <w:rFonts w:ascii="Calibri" w:hAnsi="Calibri" w:cs="Calibri"/>
          <w:sz w:val="22"/>
          <w:szCs w:val="22"/>
          <w:lang w:val="ru-RU"/>
        </w:rPr>
        <w:t xml:space="preserve"> мне решительно не понятно</w:t>
      </w:r>
      <w:r w:rsidR="00516EFD">
        <w:rPr>
          <w:rFonts w:ascii="Calibri" w:hAnsi="Calibri" w:cs="Calibri"/>
          <w:sz w:val="22"/>
          <w:szCs w:val="22"/>
          <w:lang w:val="ru-RU"/>
        </w:rPr>
        <w:t xml:space="preserve"> - в</w:t>
      </w:r>
      <w:r w:rsidR="00194B3B">
        <w:rPr>
          <w:rFonts w:ascii="Calibri" w:hAnsi="Calibri" w:cs="Calibri"/>
          <w:sz w:val="22"/>
          <w:szCs w:val="22"/>
          <w:lang w:val="ru-RU"/>
        </w:rPr>
        <w:t>едь</w:t>
      </w:r>
      <w:r w:rsidR="006F6700">
        <w:rPr>
          <w:rFonts w:ascii="Calibri" w:hAnsi="Calibri" w:cs="Calibri"/>
          <w:sz w:val="22"/>
          <w:szCs w:val="22"/>
          <w:lang w:val="ru-RU"/>
        </w:rPr>
        <w:t xml:space="preserve"> часть курсов опубликованы на 2 ресурсах одновременно.</w:t>
      </w:r>
    </w:p>
    <w:p w:rsidR="006F6700" w:rsidRDefault="006F670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lastRenderedPageBreak/>
        <w:t xml:space="preserve">И контент одинаковый, и вопросы-ответы и даже </w:t>
      </w:r>
      <w:r w:rsidR="00194B3B">
        <w:rPr>
          <w:rFonts w:ascii="Calibri" w:hAnsi="Calibri" w:cs="Calibri"/>
          <w:sz w:val="22"/>
          <w:szCs w:val="22"/>
          <w:lang w:val="ru-RU"/>
        </w:rPr>
        <w:t>порядок следования вопросов.</w:t>
      </w:r>
      <w:r w:rsidR="00B6628D" w:rsidRPr="00B6628D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B6628D">
        <w:rPr>
          <w:rFonts w:ascii="Calibri" w:hAnsi="Calibri" w:cs="Calibri"/>
          <w:sz w:val="22"/>
          <w:szCs w:val="22"/>
          <w:lang w:val="ru-RU"/>
        </w:rPr>
        <w:t xml:space="preserve">Найдите отличия! </w:t>
      </w:r>
      <w:r w:rsidRPr="006F6700">
        <w:rPr>
          <w:rFonts w:ascii="Calibri" w:hAnsi="Calibri" w:cs="Calibri"/>
          <w:noProof/>
          <w:sz w:val="22"/>
          <w:szCs w:val="22"/>
          <w:lang w:val="ru-RU" w:eastAsia="ru-RU"/>
        </w:rPr>
        <w:drawing>
          <wp:inline distT="0" distB="0" distL="0" distR="0">
            <wp:extent cx="5943600" cy="287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00" w:rsidRPr="00194B3B" w:rsidRDefault="00194B3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Судя по тому, что статья </w:t>
      </w:r>
      <w:hyperlink r:id="rId11" w:history="1">
        <w:r w:rsidR="00054AC6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https://blogs.msdn.microsoft.com/wriju/2018/12/20/free-trainings-for-azure-certifications-az/</w:t>
        </w:r>
      </w:hyperlink>
      <w:r>
        <w:rPr>
          <w:rFonts w:ascii="Calibri" w:hAnsi="Calibri" w:cs="Calibri"/>
          <w:sz w:val="22"/>
          <w:szCs w:val="22"/>
          <w:lang w:val="ru-RU"/>
        </w:rPr>
        <w:t xml:space="preserve"> про </w:t>
      </w:r>
      <w:proofErr w:type="spellStart"/>
      <w:r w:rsidRPr="00194B3B">
        <w:rPr>
          <w:rFonts w:ascii="Calibri" w:hAnsi="Calibri" w:cs="Calibri"/>
          <w:sz w:val="22"/>
          <w:szCs w:val="22"/>
          <w:lang w:val="ru-RU"/>
        </w:rPr>
        <w:t>Cloudsociety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появилась 20 декабря, то</w:t>
      </w:r>
      <w:r w:rsidR="00516EFD">
        <w:rPr>
          <w:rFonts w:ascii="Calibri" w:hAnsi="Calibri" w:cs="Calibri"/>
          <w:sz w:val="22"/>
          <w:szCs w:val="22"/>
          <w:lang w:val="ru-RU"/>
        </w:rPr>
        <w:t>,</w:t>
      </w:r>
      <w:r w:rsidR="00B6628D">
        <w:rPr>
          <w:rFonts w:ascii="Calibri" w:hAnsi="Calibri" w:cs="Calibri"/>
          <w:sz w:val="22"/>
          <w:szCs w:val="22"/>
          <w:lang w:val="ru-RU"/>
        </w:rPr>
        <w:t xml:space="preserve"> предположительно,</w:t>
      </w:r>
      <w:r>
        <w:rPr>
          <w:rFonts w:ascii="Calibri" w:hAnsi="Calibri" w:cs="Calibri"/>
          <w:sz w:val="22"/>
          <w:szCs w:val="22"/>
          <w:lang w:val="ru-RU"/>
        </w:rPr>
        <w:t xml:space="preserve"> развивать будут </w:t>
      </w:r>
      <w:proofErr w:type="spellStart"/>
      <w:r w:rsidR="00B6628D" w:rsidRPr="00194B3B">
        <w:rPr>
          <w:rFonts w:ascii="Calibri" w:hAnsi="Calibri" w:cs="Calibri"/>
          <w:sz w:val="22"/>
          <w:szCs w:val="22"/>
          <w:lang w:val="ru-RU"/>
        </w:rPr>
        <w:t>Cloudsociety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, а не </w:t>
      </w:r>
      <w:proofErr w:type="spellStart"/>
      <w:r>
        <w:rPr>
          <w:rFonts w:ascii="Calibri" w:hAnsi="Calibri" w:cs="Calibri"/>
          <w:sz w:val="22"/>
          <w:szCs w:val="22"/>
        </w:rPr>
        <w:t>openedx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. </w:t>
      </w:r>
      <w:r w:rsidR="00C91F2B">
        <w:rPr>
          <w:rFonts w:ascii="Calibri" w:hAnsi="Calibri" w:cs="Calibri"/>
          <w:sz w:val="22"/>
          <w:szCs w:val="22"/>
          <w:lang w:val="ru-RU"/>
        </w:rPr>
        <w:t xml:space="preserve">Кроме того, этот ресурс пиарили во многих блогах и, наверное, </w:t>
      </w:r>
      <w:proofErr w:type="spellStart"/>
      <w:r w:rsidR="00B6628D" w:rsidRPr="00194B3B">
        <w:rPr>
          <w:rFonts w:ascii="Calibri" w:hAnsi="Calibri" w:cs="Calibri"/>
          <w:sz w:val="22"/>
          <w:szCs w:val="22"/>
          <w:lang w:val="ru-RU"/>
        </w:rPr>
        <w:t>Cloudsociety</w:t>
      </w:r>
      <w:proofErr w:type="spellEnd"/>
      <w:r w:rsidR="00B6628D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C91F2B">
        <w:rPr>
          <w:rFonts w:ascii="Calibri" w:hAnsi="Calibri" w:cs="Calibri"/>
          <w:sz w:val="22"/>
          <w:szCs w:val="22"/>
          <w:lang w:val="ru-RU"/>
        </w:rPr>
        <w:t xml:space="preserve">будет развиваться и дальше. </w:t>
      </w:r>
      <w:r w:rsidR="00B6628D">
        <w:rPr>
          <w:rFonts w:ascii="Calibri" w:hAnsi="Calibri" w:cs="Calibri"/>
          <w:sz w:val="22"/>
          <w:szCs w:val="22"/>
          <w:lang w:val="ru-RU"/>
        </w:rPr>
        <w:t>(</w:t>
      </w:r>
      <w:r w:rsidR="00C91F2B">
        <w:rPr>
          <w:rFonts w:ascii="Calibri" w:hAnsi="Calibri" w:cs="Calibri"/>
          <w:sz w:val="22"/>
          <w:szCs w:val="22"/>
          <w:lang w:val="ru-RU"/>
        </w:rPr>
        <w:t>Х</w:t>
      </w:r>
      <w:r>
        <w:rPr>
          <w:rFonts w:ascii="Calibri" w:hAnsi="Calibri" w:cs="Calibri"/>
          <w:sz w:val="22"/>
          <w:szCs w:val="22"/>
          <w:lang w:val="ru-RU"/>
        </w:rPr>
        <w:t xml:space="preserve">отя сейчас поведение </w:t>
      </w:r>
      <w:r>
        <w:rPr>
          <w:rFonts w:ascii="Calibri" w:hAnsi="Calibri" w:cs="Calibri"/>
          <w:sz w:val="22"/>
          <w:szCs w:val="22"/>
        </w:rPr>
        <w:t>Microsoft</w:t>
      </w:r>
      <w:r>
        <w:rPr>
          <w:rFonts w:ascii="Calibri" w:hAnsi="Calibri" w:cs="Calibri"/>
          <w:sz w:val="22"/>
          <w:szCs w:val="22"/>
          <w:lang w:val="ru-RU"/>
        </w:rPr>
        <w:t xml:space="preserve"> я бы не решился предсказывать.</w:t>
      </w:r>
      <w:r w:rsidR="00B6628D">
        <w:rPr>
          <w:rFonts w:ascii="Calibri" w:hAnsi="Calibri" w:cs="Calibri"/>
          <w:sz w:val="22"/>
          <w:szCs w:val="22"/>
          <w:lang w:val="ru-RU"/>
        </w:rPr>
        <w:t>)</w:t>
      </w:r>
    </w:p>
    <w:p w:rsidR="00194B3B" w:rsidRDefault="00194B3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Pr="00C91F2B" w:rsidRDefault="00C91F2B" w:rsidP="00C91F2B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Я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194B3B">
        <w:rPr>
          <w:rFonts w:ascii="Calibri" w:hAnsi="Calibri" w:cs="Calibri"/>
          <w:sz w:val="22"/>
          <w:szCs w:val="22"/>
          <w:lang w:val="ru-RU"/>
        </w:rPr>
        <w:t xml:space="preserve">нашел у </w:t>
      </w:r>
      <w:proofErr w:type="spellStart"/>
      <w:r w:rsidR="002F13D8">
        <w:rPr>
          <w:rFonts w:ascii="Calibri" w:hAnsi="Calibri" w:cs="Calibri"/>
          <w:sz w:val="22"/>
          <w:szCs w:val="22"/>
        </w:rPr>
        <w:t>openedx</w:t>
      </w:r>
      <w:proofErr w:type="spellEnd"/>
      <w:r w:rsidR="002F13D8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всего </w:t>
      </w:r>
      <w:r w:rsidR="00194B3B">
        <w:rPr>
          <w:rFonts w:ascii="Calibri" w:hAnsi="Calibri" w:cs="Calibri"/>
          <w:sz w:val="22"/>
          <w:szCs w:val="22"/>
          <w:lang w:val="ru-RU"/>
        </w:rPr>
        <w:t>один плюс</w:t>
      </w:r>
      <w:r w:rsidR="009C6EEB">
        <w:rPr>
          <w:rFonts w:ascii="Calibri" w:hAnsi="Calibri" w:cs="Calibri"/>
          <w:sz w:val="22"/>
          <w:szCs w:val="22"/>
          <w:lang w:val="ru-RU"/>
        </w:rPr>
        <w:t>:</w:t>
      </w:r>
      <w:r w:rsidR="00194B3B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eastAsia="Times New Roman" w:hAnsi="Calibri" w:cs="Calibri"/>
          <w:sz w:val="22"/>
          <w:szCs w:val="22"/>
        </w:rPr>
        <w:t>Microsoft</w:t>
      </w:r>
      <w:r w:rsidR="002F13D8"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2F13D8" w:rsidRPr="00C91F2B">
        <w:rPr>
          <w:rFonts w:ascii="Calibri" w:eastAsia="Times New Roman" w:hAnsi="Calibri" w:cs="Calibri"/>
          <w:b/>
          <w:sz w:val="22"/>
          <w:szCs w:val="22"/>
          <w:lang w:val="ru-RU"/>
        </w:rPr>
        <w:t>генерирует сертификаты о прохождении курсов бесплатно</w:t>
      </w:r>
      <w:r w:rsidR="002F13D8">
        <w:rPr>
          <w:rFonts w:ascii="Calibri" w:eastAsia="Times New Roman" w:hAnsi="Calibri" w:cs="Calibri"/>
          <w:sz w:val="22"/>
          <w:szCs w:val="22"/>
          <w:lang w:val="ru-RU"/>
        </w:rPr>
        <w:t xml:space="preserve">. На </w:t>
      </w:r>
      <w:proofErr w:type="spellStart"/>
      <w:r w:rsidR="002F13D8">
        <w:rPr>
          <w:rFonts w:ascii="Calibri" w:eastAsia="Times New Roman" w:hAnsi="Calibri" w:cs="Calibri"/>
          <w:sz w:val="22"/>
          <w:szCs w:val="22"/>
        </w:rPr>
        <w:t>edx</w:t>
      </w:r>
      <w:proofErr w:type="spellEnd"/>
      <w:r w:rsidR="002F13D8">
        <w:rPr>
          <w:rFonts w:ascii="Calibri" w:eastAsia="Times New Roman" w:hAnsi="Calibri" w:cs="Calibri"/>
          <w:sz w:val="22"/>
          <w:szCs w:val="22"/>
          <w:lang w:val="ru-RU"/>
        </w:rPr>
        <w:t xml:space="preserve"> нужно</w:t>
      </w:r>
      <w:r w:rsidR="009C6EEB">
        <w:rPr>
          <w:rFonts w:ascii="Calibri" w:eastAsia="Times New Roman" w:hAnsi="Calibri" w:cs="Calibri"/>
          <w:sz w:val="22"/>
          <w:szCs w:val="22"/>
          <w:lang w:val="ru-RU"/>
        </w:rPr>
        <w:t xml:space="preserve"> заплатить</w:t>
      </w:r>
      <w:r w:rsidR="002F13D8">
        <w:rPr>
          <w:rFonts w:ascii="Calibri" w:eastAsia="Times New Roman" w:hAnsi="Calibri" w:cs="Calibri"/>
          <w:sz w:val="22"/>
          <w:szCs w:val="22"/>
          <w:lang w:val="ru-RU"/>
        </w:rPr>
        <w:t xml:space="preserve"> 99</w:t>
      </w:r>
      <w:r w:rsidR="002F13D8" w:rsidRPr="005B0524">
        <w:rPr>
          <w:rFonts w:ascii="Calibri" w:eastAsia="Times New Roman" w:hAnsi="Calibri" w:cs="Calibri"/>
          <w:sz w:val="22"/>
          <w:szCs w:val="22"/>
          <w:lang w:val="ru-RU"/>
        </w:rPr>
        <w:t>$</w:t>
      </w:r>
      <w:r w:rsidR="002F13D8">
        <w:rPr>
          <w:rFonts w:ascii="Calibri" w:eastAsia="Times New Roman" w:hAnsi="Calibri" w:cs="Calibri"/>
          <w:sz w:val="22"/>
          <w:szCs w:val="22"/>
          <w:lang w:val="ru-RU"/>
        </w:rPr>
        <w:t xml:space="preserve"> за каждый</w:t>
      </w:r>
      <w:r w:rsidR="00194B3B">
        <w:rPr>
          <w:rFonts w:ascii="Calibri" w:eastAsia="Times New Roman" w:hAnsi="Calibri" w:cs="Calibri"/>
          <w:sz w:val="22"/>
          <w:szCs w:val="22"/>
          <w:lang w:val="ru-RU"/>
        </w:rPr>
        <w:t xml:space="preserve">, а на </w:t>
      </w:r>
      <w:proofErr w:type="spellStart"/>
      <w:r w:rsidR="00194B3B" w:rsidRPr="00194B3B">
        <w:rPr>
          <w:rFonts w:ascii="Calibri" w:hAnsi="Calibri" w:cs="Calibri"/>
          <w:sz w:val="22"/>
          <w:szCs w:val="22"/>
          <w:lang w:val="ru-RU"/>
        </w:rPr>
        <w:t>Cloudsociety</w:t>
      </w:r>
      <w:proofErr w:type="spellEnd"/>
      <w:r w:rsidR="00194B3B">
        <w:rPr>
          <w:rFonts w:ascii="Calibri" w:hAnsi="Calibri" w:cs="Calibri"/>
          <w:sz w:val="22"/>
          <w:szCs w:val="22"/>
          <w:lang w:val="ru-RU"/>
        </w:rPr>
        <w:t xml:space="preserve"> вообще сертификатов нет (по состоянию на 5 января)</w:t>
      </w:r>
      <w:r w:rsidR="00194B3B">
        <w:rPr>
          <w:rFonts w:ascii="Calibri" w:eastAsia="Times New Roman" w:hAnsi="Calibri" w:cs="Calibri"/>
          <w:sz w:val="22"/>
          <w:szCs w:val="22"/>
          <w:lang w:val="ru-RU"/>
        </w:rPr>
        <w:t>. Выглядит сертификат солидно, с подписью самого-самого,</w:t>
      </w:r>
      <w:r w:rsidR="00194B3B" w:rsidRPr="00194B3B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194B3B">
        <w:rPr>
          <w:rFonts w:ascii="Calibri" w:eastAsia="Times New Roman" w:hAnsi="Calibri" w:cs="Calibri"/>
          <w:sz w:val="22"/>
          <w:szCs w:val="22"/>
          <w:lang w:val="ru-RU"/>
        </w:rPr>
        <w:t>правда непонятно насколько эти сертификаты имеют ценность</w:t>
      </w:r>
      <w:r>
        <w:rPr>
          <w:rFonts w:ascii="Calibri" w:hAnsi="Calibri" w:cs="Calibri"/>
          <w:noProof/>
          <w:sz w:val="22"/>
          <w:szCs w:val="22"/>
          <w:lang w:val="ru-RU" w:eastAsia="ru-RU"/>
        </w:rPr>
        <w:drawing>
          <wp:inline distT="0" distB="0" distL="0" distR="0">
            <wp:extent cx="5011408" cy="3023870"/>
            <wp:effectExtent l="0" t="0" r="0" b="5080"/>
            <wp:docPr id="5" name="Picture 5" descr="Machine generated alternative text:&#10;https://openedx.microsoft.com/certificates/072b6c1fd9554d3c8ba85fa580cf8462 &#10;Igor Sychev, you earned a certificate! &#10;Congratulations! This page summarizes whatyou accomplished. Show it off to family, friends, and colleagues in your social and professional networks. &#10;in &#10;Print Certificate &#10;Microsoft Learning acknowledges the following student accomplishment &#10;Microsoft &#10;Microsoft Learning &#10;Honor Certificate of Completion &#10;Igor Sychev &#10;successfully completed, received a passing grade, and was awarded this &#10;Microsoft Learning honor Certificate of Completion in &#10;Microsoft AZ-300.5: Implementing Authentication and Secure Data &#10;a course of study offered by Microsoft. &#10;Chief Officer &#10;c«tifietw-, NumtH: 072b6c1 fd9SS4d3c8ba8SfaS80cf8462 &#10;Date of Achi—t: 22.20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https://openedx.microsoft.com/certificates/072b6c1fd9554d3c8ba85fa580cf8462 &#10;Igor Sychev, you earned a certificate! &#10;Congratulations! This page summarizes whatyou accomplished. Show it off to family, friends, and colleagues in your social and professional networks. &#10;in &#10;Print Certificate &#10;Microsoft Learning acknowledges the following student accomplishment &#10;Microsoft &#10;Microsoft Learning &#10;Honor Certificate of Completion &#10;Igor Sychev &#10;successfully completed, received a passing grade, and was awarded this &#10;Microsoft Learning honor Certificate of Completion in &#10;Microsoft AZ-300.5: Implementing Authentication and Secure Data &#10;a course of study offered by Microsoft. &#10;Chief Officer &#10;c«tifietw-, NumtH: 072b6c1 fd9SS4d3c8ba8SfaS80cf8462 &#10;Date of Achi—t: 22.2018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11" cy="302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3B" w:rsidRPr="00C91F2B" w:rsidRDefault="00194B3B" w:rsidP="00C91F2B">
      <w:pPr>
        <w:pStyle w:val="ListParagraph"/>
        <w:numPr>
          <w:ilvl w:val="0"/>
          <w:numId w:val="26"/>
        </w:numPr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 w:rsidRPr="00C91F2B">
        <w:rPr>
          <w:rFonts w:ascii="Calibri" w:eastAsia="Times New Roman" w:hAnsi="Calibri" w:cs="Calibri"/>
          <w:sz w:val="22"/>
          <w:szCs w:val="22"/>
          <w:lang w:val="ru-RU"/>
        </w:rPr>
        <w:t>Хотя есть и минус</w:t>
      </w:r>
      <w:r w:rsidR="009C6EEB">
        <w:rPr>
          <w:rFonts w:ascii="Calibri" w:eastAsia="Times New Roman" w:hAnsi="Calibri" w:cs="Calibri"/>
          <w:sz w:val="22"/>
          <w:szCs w:val="22"/>
          <w:lang w:val="ru-RU"/>
        </w:rPr>
        <w:t>:</w:t>
      </w:r>
      <w:r w:rsidR="009C6EEB"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t>н</w:t>
      </w:r>
      <w:r w:rsidR="002F13D8"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а </w:t>
      </w:r>
      <w:proofErr w:type="spellStart"/>
      <w:r w:rsidR="002F13D8" w:rsidRPr="00C91F2B">
        <w:rPr>
          <w:rFonts w:ascii="Calibri" w:eastAsia="Times New Roman" w:hAnsi="Calibri" w:cs="Calibri"/>
          <w:sz w:val="22"/>
          <w:szCs w:val="22"/>
        </w:rPr>
        <w:t>openedx</w:t>
      </w:r>
      <w:proofErr w:type="spellEnd"/>
      <w:r w:rsidR="002F13D8"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 курсов не </w:t>
      </w:r>
      <w:r w:rsidR="009C6EEB" w:rsidRPr="00C91F2B">
        <w:rPr>
          <w:rFonts w:ascii="Calibri" w:eastAsia="Times New Roman" w:hAnsi="Calibri" w:cs="Calibri"/>
          <w:sz w:val="22"/>
          <w:szCs w:val="22"/>
          <w:lang w:val="ru-RU"/>
        </w:rPr>
        <w:t>видн</w:t>
      </w:r>
      <w:r w:rsidR="009C6EEB">
        <w:rPr>
          <w:rFonts w:ascii="Calibri" w:eastAsia="Times New Roman" w:hAnsi="Calibri" w:cs="Calibri"/>
          <w:sz w:val="22"/>
          <w:szCs w:val="22"/>
          <w:lang w:val="ru-RU"/>
        </w:rPr>
        <w:t>о</w:t>
      </w:r>
      <w:r w:rsidR="009C6EEB"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2F13D8" w:rsidRPr="00C91F2B">
        <w:rPr>
          <w:rFonts w:ascii="Calibri" w:eastAsia="Times New Roman" w:hAnsi="Calibri" w:cs="Calibri"/>
          <w:sz w:val="22"/>
          <w:szCs w:val="22"/>
          <w:lang w:val="ru-RU"/>
        </w:rPr>
        <w:t>в поиске</w:t>
      </w:r>
      <w:r w:rsidR="009C6EEB">
        <w:rPr>
          <w:rFonts w:ascii="Calibri" w:eastAsia="Times New Roman" w:hAnsi="Calibri" w:cs="Calibri"/>
          <w:sz w:val="22"/>
          <w:szCs w:val="22"/>
          <w:lang w:val="ru-RU"/>
        </w:rPr>
        <w:t xml:space="preserve"> - </w:t>
      </w:r>
      <w:r w:rsidR="002F13D8"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на них можно попасть </w:t>
      </w:r>
      <w:r w:rsidR="00C91F2B">
        <w:rPr>
          <w:rFonts w:ascii="Calibri" w:eastAsia="Times New Roman" w:hAnsi="Calibri" w:cs="Calibri"/>
          <w:sz w:val="22"/>
          <w:szCs w:val="22"/>
          <w:lang w:val="ru-RU"/>
        </w:rPr>
        <w:t xml:space="preserve">только </w:t>
      </w:r>
      <w:r w:rsidR="002F13D8" w:rsidRPr="00C91F2B">
        <w:rPr>
          <w:rFonts w:ascii="Calibri" w:eastAsia="Times New Roman" w:hAnsi="Calibri" w:cs="Calibri"/>
          <w:sz w:val="22"/>
          <w:szCs w:val="22"/>
          <w:lang w:val="ru-RU"/>
        </w:rPr>
        <w:t>по прямым ссылкам.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proofErr w:type="gramStart"/>
      <w:r w:rsidRPr="00C91F2B">
        <w:rPr>
          <w:rFonts w:ascii="Calibri" w:eastAsia="Times New Roman" w:hAnsi="Calibri" w:cs="Calibri"/>
          <w:sz w:val="22"/>
          <w:szCs w:val="22"/>
          <w:lang w:val="ru-RU"/>
        </w:rPr>
        <w:t>Возможно</w:t>
      </w:r>
      <w:proofErr w:type="gramEnd"/>
      <w:r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 это </w:t>
      </w:r>
      <w:r w:rsidR="00C91F2B">
        <w:rPr>
          <w:rFonts w:ascii="Calibri" w:eastAsia="Times New Roman" w:hAnsi="Calibri" w:cs="Calibri"/>
          <w:sz w:val="22"/>
          <w:szCs w:val="22"/>
          <w:lang w:val="ru-RU"/>
        </w:rPr>
        <w:t>означает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t>, что этот ресурс уже не целевой, но тогда</w:t>
      </w:r>
      <w:r w:rsidR="009C6EEB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9C6EEB">
        <w:rPr>
          <w:rFonts w:ascii="Calibri" w:eastAsia="Times New Roman" w:hAnsi="Calibri" w:cs="Calibri"/>
          <w:sz w:val="22"/>
          <w:szCs w:val="22"/>
          <w:lang w:val="ru-RU"/>
        </w:rPr>
        <w:lastRenderedPageBreak/>
        <w:t>возникает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 вопрос</w:t>
      </w:r>
      <w:r w:rsidR="009C6EEB">
        <w:rPr>
          <w:rFonts w:ascii="Calibri" w:eastAsia="Times New Roman" w:hAnsi="Calibri" w:cs="Calibri"/>
          <w:sz w:val="22"/>
          <w:szCs w:val="22"/>
          <w:lang w:val="ru-RU"/>
        </w:rPr>
        <w:t>:</w:t>
      </w:r>
      <w:r w:rsidR="009C6EEB"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9C6EEB">
        <w:rPr>
          <w:rFonts w:ascii="Calibri" w:eastAsia="Times New Roman" w:hAnsi="Calibri" w:cs="Calibri"/>
          <w:sz w:val="22"/>
          <w:szCs w:val="22"/>
          <w:lang w:val="ru-RU"/>
        </w:rPr>
        <w:t>«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t>а зачем</w:t>
      </w:r>
      <w:r w:rsidR="009C6EEB">
        <w:rPr>
          <w:rFonts w:ascii="Calibri" w:eastAsia="Times New Roman" w:hAnsi="Calibri" w:cs="Calibri"/>
          <w:sz w:val="22"/>
          <w:szCs w:val="22"/>
          <w:lang w:val="ru-RU"/>
        </w:rPr>
        <w:t xml:space="preserve"> нужно было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 заводить новый ресурс на том</w:t>
      </w:r>
      <w:r w:rsidR="009C6EEB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t>же движке, заливать туда контент и рекламировать его в блоге</w:t>
      </w:r>
      <w:r w:rsidR="009C6EEB">
        <w:rPr>
          <w:rFonts w:ascii="Calibri" w:eastAsia="Times New Roman" w:hAnsi="Calibri" w:cs="Calibri"/>
          <w:sz w:val="22"/>
          <w:szCs w:val="22"/>
          <w:lang w:val="ru-RU"/>
        </w:rPr>
        <w:t>?»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 Если кто-то знает ответ</w:t>
      </w:r>
      <w:r w:rsidR="00EC31F0">
        <w:rPr>
          <w:rFonts w:ascii="Calibri" w:eastAsia="Times New Roman" w:hAnsi="Calibri" w:cs="Calibri"/>
          <w:sz w:val="22"/>
          <w:szCs w:val="22"/>
          <w:lang w:val="ru-RU"/>
        </w:rPr>
        <w:t xml:space="preserve">, </w:t>
      </w:r>
      <w:proofErr w:type="gramStart"/>
      <w:r w:rsidR="00EC31F0">
        <w:rPr>
          <w:rFonts w:ascii="Calibri" w:eastAsia="Times New Roman" w:hAnsi="Calibri" w:cs="Calibri"/>
          <w:sz w:val="22"/>
          <w:szCs w:val="22"/>
          <w:lang w:val="ru-RU"/>
        </w:rPr>
        <w:t xml:space="preserve">то 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 поделитесь</w:t>
      </w:r>
      <w:proofErr w:type="gramEnd"/>
      <w:r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 этой тайной.</w:t>
      </w:r>
    </w:p>
    <w:p w:rsidR="009D4107" w:rsidRPr="00136D82" w:rsidRDefault="009D4107" w:rsidP="009D4107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lang w:val="ru-RU"/>
        </w:rPr>
      </w:pPr>
      <w:r w:rsidRPr="00136D82">
        <w:rPr>
          <w:rFonts w:ascii="Calibri" w:hAnsi="Calibri" w:cs="Calibri"/>
          <w:b/>
          <w:sz w:val="22"/>
          <w:szCs w:val="22"/>
        </w:rPr>
        <w:t>EDX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Pr="00136D82">
        <w:rPr>
          <w:rFonts w:ascii="Calibri" w:hAnsi="Calibri" w:cs="Calibri"/>
          <w:b/>
          <w:sz w:val="22"/>
          <w:szCs w:val="22"/>
        </w:rPr>
        <w:t>vs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Pr="00136D82">
        <w:rPr>
          <w:rFonts w:ascii="Calibri" w:hAnsi="Calibri" w:cs="Calibri"/>
          <w:b/>
          <w:sz w:val="22"/>
          <w:szCs w:val="22"/>
        </w:rPr>
        <w:t>opened</w:t>
      </w:r>
    </w:p>
    <w:p w:rsidR="009D4107" w:rsidRDefault="009D4107" w:rsidP="0048226C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Эти</w:t>
      </w:r>
      <w:r w:rsidRPr="00136D82">
        <w:rPr>
          <w:rFonts w:ascii="Calibri" w:hAnsi="Calibri" w:cs="Calibri"/>
          <w:sz w:val="22"/>
          <w:szCs w:val="22"/>
          <w:lang w:val="ru-RU"/>
        </w:rPr>
        <w:t xml:space="preserve"> 2 </w:t>
      </w:r>
      <w:r>
        <w:rPr>
          <w:rFonts w:ascii="Calibri" w:hAnsi="Calibri" w:cs="Calibri"/>
          <w:sz w:val="22"/>
          <w:szCs w:val="22"/>
          <w:lang w:val="ru-RU"/>
        </w:rPr>
        <w:t>ресурса между собой сравнивать невозможно</w:t>
      </w:r>
      <w:r w:rsidR="009B1957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т.к. курсы между собой не пересекаются. </w:t>
      </w:r>
    </w:p>
    <w:p w:rsidR="009D4107" w:rsidRDefault="009D4107" w:rsidP="009D41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 w:rsidRPr="005B0524">
        <w:rPr>
          <w:rFonts w:ascii="Calibri" w:hAnsi="Calibri" w:cs="Calibri"/>
          <w:sz w:val="22"/>
          <w:szCs w:val="22"/>
        </w:rPr>
        <w:t>Configuring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5B0524">
        <w:rPr>
          <w:rFonts w:ascii="Calibri" w:hAnsi="Calibri" w:cs="Calibri"/>
          <w:sz w:val="22"/>
          <w:szCs w:val="22"/>
        </w:rPr>
        <w:t>and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5B0524">
        <w:rPr>
          <w:rFonts w:ascii="Calibri" w:hAnsi="Calibri" w:cs="Calibri"/>
          <w:sz w:val="22"/>
          <w:szCs w:val="22"/>
        </w:rPr>
        <w:t>Operating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5B0524">
        <w:rPr>
          <w:rFonts w:ascii="Calibri" w:hAnsi="Calibri" w:cs="Calibri"/>
          <w:sz w:val="22"/>
          <w:szCs w:val="22"/>
        </w:rPr>
        <w:t>Microsoft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5B0524">
        <w:rPr>
          <w:rFonts w:ascii="Calibri" w:hAnsi="Calibri" w:cs="Calibri"/>
          <w:sz w:val="22"/>
          <w:szCs w:val="22"/>
        </w:rPr>
        <w:t>Azure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5B0524">
        <w:rPr>
          <w:rFonts w:ascii="Calibri" w:hAnsi="Calibri" w:cs="Calibri"/>
          <w:sz w:val="22"/>
          <w:szCs w:val="22"/>
        </w:rPr>
        <w:t>Stack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(</w:t>
      </w:r>
      <w:r>
        <w:rPr>
          <w:rFonts w:ascii="Calibri" w:hAnsi="Calibri" w:cs="Calibri"/>
          <w:sz w:val="22"/>
          <w:szCs w:val="22"/>
          <w:lang w:val="ru-RU"/>
        </w:rPr>
        <w:t>единственный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 уникальный для </w:t>
      </w:r>
      <w:r>
        <w:rPr>
          <w:rFonts w:ascii="Calibri" w:hAnsi="Calibri" w:cs="Calibri"/>
          <w:sz w:val="22"/>
          <w:szCs w:val="22"/>
        </w:rPr>
        <w:t>opened</w:t>
      </w:r>
      <w:r w:rsidRPr="009D4107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курс, который, </w:t>
      </w:r>
      <w:r w:rsidR="009B1957">
        <w:rPr>
          <w:rFonts w:ascii="Calibri" w:hAnsi="Calibri" w:cs="Calibri"/>
          <w:sz w:val="22"/>
          <w:szCs w:val="22"/>
          <w:lang w:val="ru-RU"/>
        </w:rPr>
        <w:t>кстати</w:t>
      </w:r>
      <w:r>
        <w:rPr>
          <w:rFonts w:ascii="Calibri" w:hAnsi="Calibri" w:cs="Calibri"/>
          <w:sz w:val="22"/>
          <w:szCs w:val="22"/>
          <w:lang w:val="ru-RU"/>
        </w:rPr>
        <w:t>, видно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без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прямой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ссылки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) </w:t>
      </w:r>
      <w:hyperlink r:id="rId13" w:history="1">
        <w:r w:rsidRPr="005B0524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openedx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microsoft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com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courses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course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-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v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1: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Microsoft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+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INF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240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x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+2018_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T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3/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info</w:t>
        </w:r>
      </w:hyperlink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136D82" w:rsidRDefault="00136D8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A51639" w:rsidRPr="00136D82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lang w:val="ru-RU"/>
        </w:rPr>
      </w:pPr>
      <w:r w:rsidRPr="00054AC6">
        <w:rPr>
          <w:rFonts w:ascii="Calibri" w:hAnsi="Calibri" w:cs="Calibri"/>
          <w:b/>
          <w:sz w:val="22"/>
          <w:szCs w:val="22"/>
        </w:rPr>
        <w:t>EDX</w:t>
      </w:r>
      <w:r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sz w:val="22"/>
          <w:szCs w:val="22"/>
        </w:rPr>
        <w:t>vs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proofErr w:type="spellStart"/>
      <w:r w:rsidRPr="00136D82">
        <w:rPr>
          <w:rFonts w:ascii="Calibri" w:hAnsi="Calibri" w:cs="Calibri"/>
          <w:b/>
          <w:sz w:val="22"/>
          <w:szCs w:val="22"/>
        </w:rPr>
        <w:t>CloudSociety</w:t>
      </w:r>
      <w:proofErr w:type="spellEnd"/>
    </w:p>
    <w:p w:rsidR="00A51639" w:rsidRPr="005B0524" w:rsidRDefault="00A51639" w:rsidP="00A51639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EDX</w:t>
      </w:r>
      <w:r>
        <w:rPr>
          <w:rFonts w:ascii="Calibri" w:hAnsi="Calibri" w:cs="Calibri"/>
          <w:sz w:val="22"/>
          <w:szCs w:val="22"/>
          <w:lang w:val="ru-RU"/>
        </w:rPr>
        <w:t xml:space="preserve"> всем известная платформа</w:t>
      </w:r>
      <w:r w:rsidR="00A51407">
        <w:rPr>
          <w:rFonts w:ascii="Calibri" w:hAnsi="Calibri" w:cs="Calibri"/>
          <w:sz w:val="22"/>
          <w:szCs w:val="22"/>
          <w:lang w:val="ru-RU"/>
        </w:rPr>
        <w:t xml:space="preserve">: </w:t>
      </w:r>
      <w:r>
        <w:rPr>
          <w:rFonts w:ascii="Calibri" w:hAnsi="Calibri" w:cs="Calibri"/>
          <w:sz w:val="22"/>
          <w:szCs w:val="22"/>
          <w:lang w:val="ru-RU"/>
        </w:rPr>
        <w:t>на ней очень много различных курсов от ведущих университетов.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A51407">
        <w:rPr>
          <w:rFonts w:ascii="Calibri" w:hAnsi="Calibri" w:cs="Calibri"/>
          <w:sz w:val="22"/>
          <w:szCs w:val="22"/>
          <w:lang w:val="ru-RU"/>
        </w:rPr>
        <w:t>Там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A51407">
        <w:rPr>
          <w:rFonts w:ascii="Calibri" w:hAnsi="Calibri" w:cs="Calibri"/>
          <w:sz w:val="22"/>
          <w:szCs w:val="22"/>
          <w:lang w:val="ru-RU"/>
        </w:rPr>
        <w:t>собраны,</w:t>
      </w:r>
      <w:r>
        <w:rPr>
          <w:rFonts w:ascii="Calibri" w:hAnsi="Calibri" w:cs="Calibri"/>
          <w:sz w:val="22"/>
          <w:szCs w:val="22"/>
          <w:lang w:val="ru-RU"/>
        </w:rPr>
        <w:t xml:space="preserve"> в том числе</w:t>
      </w:r>
      <w:r w:rsidR="00A51407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и курсы от </w:t>
      </w:r>
      <w:r>
        <w:rPr>
          <w:rFonts w:ascii="Calibri" w:hAnsi="Calibri" w:cs="Calibri"/>
          <w:sz w:val="22"/>
          <w:szCs w:val="22"/>
        </w:rPr>
        <w:t>Microsoft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по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14" w:history="1">
        <w:r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https://www.edx.org/course?search_query=azure</w:t>
        </w:r>
      </w:hyperlink>
    </w:p>
    <w:p w:rsidR="00A51639" w:rsidRDefault="00A51639" w:rsidP="00A51639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Чем глобально отличается </w:t>
      </w:r>
      <w:r w:rsidRPr="00136D82">
        <w:rPr>
          <w:rFonts w:ascii="Calibri" w:hAnsi="Calibri" w:cs="Calibri"/>
          <w:b/>
          <w:sz w:val="22"/>
          <w:szCs w:val="22"/>
        </w:rPr>
        <w:t>EDX</w:t>
      </w:r>
      <w:r>
        <w:rPr>
          <w:rFonts w:ascii="Calibri" w:hAnsi="Calibri" w:cs="Calibri"/>
          <w:sz w:val="22"/>
          <w:szCs w:val="22"/>
          <w:lang w:val="ru-RU"/>
        </w:rPr>
        <w:t xml:space="preserve"> от всех остальных понятно. Это 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>внешняя</w:t>
      </w:r>
      <w:r>
        <w:rPr>
          <w:rFonts w:ascii="Calibri" w:hAnsi="Calibri" w:cs="Calibri"/>
          <w:sz w:val="22"/>
          <w:szCs w:val="22"/>
          <w:lang w:val="ru-RU"/>
        </w:rPr>
        <w:t xml:space="preserve"> относительно </w:t>
      </w:r>
      <w:r>
        <w:rPr>
          <w:rFonts w:ascii="Calibri" w:hAnsi="Calibri" w:cs="Calibri"/>
          <w:sz w:val="22"/>
          <w:szCs w:val="22"/>
        </w:rPr>
        <w:t>Microsoft</w:t>
      </w:r>
      <w:r w:rsidRPr="00194B3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>площадка</w:t>
      </w:r>
      <w:r w:rsidR="00B0066B">
        <w:rPr>
          <w:rFonts w:ascii="Calibri" w:hAnsi="Calibri" w:cs="Calibri"/>
          <w:b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и </w:t>
      </w:r>
      <w:r w:rsidRPr="00886B81">
        <w:rPr>
          <w:rFonts w:ascii="Calibri" w:hAnsi="Calibri" w:cs="Calibri"/>
          <w:b/>
          <w:sz w:val="22"/>
          <w:szCs w:val="22"/>
          <w:lang w:val="ru-RU"/>
        </w:rPr>
        <w:t>присутствие</w:t>
      </w:r>
      <w:r>
        <w:rPr>
          <w:rFonts w:ascii="Calibri" w:hAnsi="Calibri" w:cs="Calibri"/>
          <w:sz w:val="22"/>
          <w:szCs w:val="22"/>
          <w:lang w:val="ru-RU"/>
        </w:rPr>
        <w:t xml:space="preserve"> на ней для </w:t>
      </w:r>
      <w:r>
        <w:rPr>
          <w:rFonts w:ascii="Calibri" w:hAnsi="Calibri" w:cs="Calibri"/>
          <w:sz w:val="22"/>
          <w:szCs w:val="22"/>
        </w:rPr>
        <w:t>Microsoft</w:t>
      </w:r>
      <w:r w:rsidRPr="00194B3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886B81">
        <w:rPr>
          <w:rFonts w:ascii="Calibri" w:hAnsi="Calibri" w:cs="Calibri"/>
          <w:b/>
          <w:sz w:val="22"/>
          <w:szCs w:val="22"/>
          <w:lang w:val="ru-RU"/>
        </w:rPr>
        <w:t>обязательно</w:t>
      </w:r>
      <w:r w:rsidR="00B0066B">
        <w:rPr>
          <w:rFonts w:ascii="Calibri" w:hAnsi="Calibri" w:cs="Calibri"/>
          <w:b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т.к. это и демонстрация флага (много других хороших курсов, и мы должны быть там)</w:t>
      </w:r>
      <w:r w:rsidR="00B0066B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и </w:t>
      </w:r>
      <w:r w:rsidRPr="00194B3B">
        <w:rPr>
          <w:rFonts w:ascii="Calibri" w:hAnsi="Calibri" w:cs="Calibri"/>
          <w:sz w:val="22"/>
          <w:szCs w:val="22"/>
          <w:lang w:val="ru-RU"/>
        </w:rPr>
        <w:t>“</w:t>
      </w:r>
      <w:r>
        <w:rPr>
          <w:rFonts w:ascii="Calibri" w:hAnsi="Calibri" w:cs="Calibri"/>
          <w:sz w:val="22"/>
          <w:szCs w:val="22"/>
          <w:lang w:val="ru-RU"/>
        </w:rPr>
        <w:t>торговля на красных линиях</w:t>
      </w:r>
      <w:r w:rsidRPr="00194B3B">
        <w:rPr>
          <w:rFonts w:ascii="Calibri" w:hAnsi="Calibri" w:cs="Calibri"/>
          <w:sz w:val="22"/>
          <w:szCs w:val="22"/>
          <w:lang w:val="ru-RU"/>
        </w:rPr>
        <w:t>”</w:t>
      </w:r>
      <w:r>
        <w:rPr>
          <w:rFonts w:ascii="Calibri" w:hAnsi="Calibri" w:cs="Calibri"/>
          <w:sz w:val="22"/>
          <w:szCs w:val="22"/>
          <w:lang w:val="ru-RU"/>
        </w:rPr>
        <w:t xml:space="preserve"> (может кто-то будет, проходя мимо</w:t>
      </w:r>
      <w:r w:rsidR="00B0066B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и наши курсы изучать, даже если не очень-то и хотелось). </w:t>
      </w:r>
    </w:p>
    <w:p w:rsidR="00A51639" w:rsidRPr="00136D82" w:rsidRDefault="00A51639" w:rsidP="00A51639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b/>
          <w:sz w:val="22"/>
          <w:szCs w:val="22"/>
          <w:lang w:val="ru-RU"/>
        </w:rPr>
      </w:pPr>
      <w:r w:rsidRPr="00886B81">
        <w:rPr>
          <w:rFonts w:ascii="Calibri" w:hAnsi="Calibri" w:cs="Calibri"/>
          <w:b/>
          <w:sz w:val="22"/>
          <w:szCs w:val="22"/>
          <w:lang w:val="ru-RU"/>
        </w:rPr>
        <w:t>Поначалу</w:t>
      </w:r>
      <w:r>
        <w:rPr>
          <w:rFonts w:ascii="Calibri" w:hAnsi="Calibri" w:cs="Calibri"/>
          <w:sz w:val="22"/>
          <w:szCs w:val="22"/>
          <w:lang w:val="ru-RU"/>
        </w:rPr>
        <w:t xml:space="preserve"> мне было н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>епонятно</w:t>
      </w:r>
      <w:r w:rsidRPr="00886B81">
        <w:rPr>
          <w:rFonts w:ascii="Calibri" w:hAnsi="Calibri" w:cs="Calibri"/>
          <w:sz w:val="22"/>
          <w:szCs w:val="22"/>
          <w:lang w:val="ru-RU"/>
        </w:rPr>
        <w:t xml:space="preserve">: 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 xml:space="preserve">почему часть ресурсов опубликовано и на </w:t>
      </w:r>
      <w:r w:rsidRPr="00136D82">
        <w:rPr>
          <w:rFonts w:ascii="Calibri" w:hAnsi="Calibri" w:cs="Calibri"/>
          <w:b/>
          <w:sz w:val="22"/>
          <w:szCs w:val="22"/>
        </w:rPr>
        <w:t>EDX</w:t>
      </w:r>
      <w:r w:rsidR="00B0066B">
        <w:rPr>
          <w:rFonts w:ascii="Calibri" w:hAnsi="Calibri" w:cs="Calibri"/>
          <w:b/>
          <w:sz w:val="22"/>
          <w:szCs w:val="22"/>
          <w:lang w:val="ru-RU"/>
        </w:rPr>
        <w:t>,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 xml:space="preserve"> и на </w:t>
      </w:r>
      <w:proofErr w:type="spellStart"/>
      <w:r w:rsidRPr="00136D82">
        <w:rPr>
          <w:rFonts w:ascii="Calibri" w:hAnsi="Calibri" w:cs="Calibri"/>
          <w:b/>
          <w:sz w:val="22"/>
          <w:szCs w:val="22"/>
        </w:rPr>
        <w:t>CloudSociety</w:t>
      </w:r>
      <w:proofErr w:type="spellEnd"/>
      <w:r w:rsidRPr="00136D82">
        <w:rPr>
          <w:rFonts w:ascii="Calibri" w:hAnsi="Calibri" w:cs="Calibri"/>
          <w:b/>
          <w:sz w:val="22"/>
          <w:szCs w:val="22"/>
          <w:lang w:val="ru-RU"/>
        </w:rPr>
        <w:t>.</w:t>
      </w:r>
    </w:p>
    <w:p w:rsidR="00A51639" w:rsidRPr="00054AC6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 w:rsidRPr="00054AC6">
        <w:rPr>
          <w:rFonts w:ascii="Calibri" w:hAnsi="Calibri" w:cs="Calibri"/>
          <w:noProof/>
          <w:sz w:val="22"/>
          <w:szCs w:val="22"/>
          <w:lang w:val="ru-RU" w:eastAsia="ru-RU"/>
        </w:rPr>
        <w:drawing>
          <wp:inline distT="0" distB="0" distL="0" distR="0">
            <wp:extent cx="5943600" cy="3055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39" w:rsidRPr="00B06478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Я не могу проверить контент для всех курсов, но с учетом того, что у них номера совпадают- думаю</w:t>
      </w:r>
      <w:r w:rsidR="00B0066B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и контент тоже совпадает. </w:t>
      </w:r>
      <w:r w:rsidR="00B0066B">
        <w:rPr>
          <w:rFonts w:ascii="Calibri" w:hAnsi="Calibri" w:cs="Calibri"/>
          <w:sz w:val="22"/>
          <w:szCs w:val="22"/>
          <w:lang w:val="ru-RU"/>
        </w:rPr>
        <w:t>Например,</w:t>
      </w:r>
      <w:r>
        <w:rPr>
          <w:rFonts w:ascii="Calibri" w:hAnsi="Calibri" w:cs="Calibri"/>
          <w:sz w:val="22"/>
          <w:szCs w:val="22"/>
          <w:lang w:val="ru-RU"/>
        </w:rPr>
        <w:t xml:space="preserve"> у курса </w:t>
      </w:r>
      <w:r>
        <w:rPr>
          <w:rFonts w:ascii="Calibri" w:hAnsi="Calibri" w:cs="Calibri"/>
          <w:sz w:val="22"/>
          <w:szCs w:val="22"/>
        </w:rPr>
        <w:t>Microsoft</w:t>
      </w:r>
      <w:r w:rsidRPr="009618BD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Azure</w:t>
      </w:r>
      <w:r w:rsidRPr="009618BD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Storage</w:t>
      </w:r>
      <w:r w:rsidRPr="009618BD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номер </w:t>
      </w:r>
      <w:r w:rsidRPr="009618BD">
        <w:rPr>
          <w:rFonts w:ascii="Calibri" w:hAnsi="Calibri" w:cs="Calibri"/>
          <w:sz w:val="22"/>
          <w:szCs w:val="22"/>
          <w:lang w:val="ru-RU"/>
        </w:rPr>
        <w:t xml:space="preserve">- </w:t>
      </w:r>
      <w:r>
        <w:rPr>
          <w:rFonts w:ascii="Calibri" w:hAnsi="Calibri" w:cs="Calibri"/>
          <w:sz w:val="22"/>
          <w:szCs w:val="22"/>
        </w:rPr>
        <w:t>azure</w:t>
      </w:r>
      <w:r w:rsidRPr="009618BD">
        <w:rPr>
          <w:rFonts w:ascii="Calibri" w:hAnsi="Calibri" w:cs="Calibri"/>
          <w:sz w:val="22"/>
          <w:szCs w:val="22"/>
          <w:lang w:val="ru-RU"/>
        </w:rPr>
        <w:t>205</w:t>
      </w:r>
      <w:r>
        <w:rPr>
          <w:rFonts w:ascii="Calibri" w:hAnsi="Calibri" w:cs="Calibri"/>
          <w:sz w:val="22"/>
          <w:szCs w:val="22"/>
        </w:rPr>
        <w:t>x</w:t>
      </w:r>
    </w:p>
    <w:p w:rsidR="00A51639" w:rsidRPr="00AF7953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A51639" w:rsidRPr="00886B81" w:rsidRDefault="00A51639" w:rsidP="00A51639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Но когда для одно</w:t>
      </w:r>
      <w:r w:rsidR="00B0066B">
        <w:rPr>
          <w:rFonts w:ascii="Calibri" w:hAnsi="Calibri" w:cs="Calibri"/>
          <w:sz w:val="22"/>
          <w:szCs w:val="22"/>
          <w:lang w:val="ru-RU"/>
        </w:rPr>
        <w:t>го</w:t>
      </w:r>
      <w:r>
        <w:rPr>
          <w:rFonts w:ascii="Calibri" w:hAnsi="Calibri" w:cs="Calibri"/>
          <w:sz w:val="22"/>
          <w:szCs w:val="22"/>
          <w:lang w:val="ru-RU"/>
        </w:rPr>
        <w:t xml:space="preserve"> из курсов я увидел надпись следующего содержания, </w:t>
      </w:r>
      <w:r w:rsidR="00B0066B">
        <w:rPr>
          <w:rFonts w:ascii="Calibri" w:hAnsi="Calibri" w:cs="Calibri"/>
          <w:sz w:val="22"/>
          <w:szCs w:val="22"/>
          <w:lang w:val="ru-RU"/>
        </w:rPr>
        <w:t xml:space="preserve">то все </w:t>
      </w:r>
      <w:r>
        <w:rPr>
          <w:rFonts w:ascii="Calibri" w:hAnsi="Calibri" w:cs="Calibri"/>
          <w:sz w:val="22"/>
          <w:szCs w:val="22"/>
          <w:lang w:val="ru-RU"/>
        </w:rPr>
        <w:t xml:space="preserve">стало понятно. </w:t>
      </w:r>
    </w:p>
    <w:p w:rsidR="00A51639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 w:rsidRPr="00886B81">
        <w:rPr>
          <w:rFonts w:ascii="Calibri" w:hAnsi="Calibri" w:cs="Calibri"/>
          <w:noProof/>
          <w:sz w:val="22"/>
          <w:szCs w:val="22"/>
          <w:lang w:val="ru-RU" w:eastAsia="ru-RU"/>
        </w:rPr>
        <w:lastRenderedPageBreak/>
        <w:drawing>
          <wp:inline distT="0" distB="0" distL="0" distR="0">
            <wp:extent cx="5943600" cy="17703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39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На секундочку, курс стал доступен 7 января и надпись сразу появилась! А при входе на итоговый экзамен тебе говорят</w:t>
      </w:r>
      <w:r w:rsidR="007640D7">
        <w:rPr>
          <w:rFonts w:ascii="Calibri" w:hAnsi="Calibri" w:cs="Calibri"/>
          <w:sz w:val="22"/>
          <w:szCs w:val="22"/>
          <w:lang w:val="ru-RU"/>
        </w:rPr>
        <w:t xml:space="preserve">: </w:t>
      </w:r>
      <w:r>
        <w:rPr>
          <w:rFonts w:ascii="Calibri" w:hAnsi="Calibri" w:cs="Calibri"/>
          <w:sz w:val="22"/>
          <w:szCs w:val="22"/>
          <w:lang w:val="ru-RU"/>
        </w:rPr>
        <w:t>заплати денег (</w:t>
      </w:r>
      <w:r w:rsidR="00D014FE">
        <w:rPr>
          <w:rFonts w:ascii="Calibri" w:hAnsi="Calibri" w:cs="Calibri"/>
          <w:sz w:val="22"/>
          <w:szCs w:val="22"/>
          <w:lang w:val="ru-RU"/>
        </w:rPr>
        <w:t xml:space="preserve">для </w:t>
      </w:r>
      <w:r>
        <w:rPr>
          <w:rFonts w:ascii="Calibri" w:hAnsi="Calibri" w:cs="Calibri"/>
          <w:sz w:val="22"/>
          <w:szCs w:val="22"/>
          <w:lang w:val="ru-RU"/>
        </w:rPr>
        <w:t>других курсов, которые я проходил до января 2019 года, такого не было</w:t>
      </w:r>
      <w:r w:rsidR="00357CC4">
        <w:rPr>
          <w:rFonts w:ascii="Calibri" w:hAnsi="Calibri" w:cs="Calibri"/>
          <w:sz w:val="22"/>
          <w:szCs w:val="22"/>
          <w:lang w:val="ru-RU"/>
        </w:rPr>
        <w:t xml:space="preserve">, не </w:t>
      </w:r>
      <w:r>
        <w:rPr>
          <w:rFonts w:ascii="Calibri" w:hAnsi="Calibri" w:cs="Calibri"/>
          <w:sz w:val="22"/>
          <w:szCs w:val="22"/>
          <w:lang w:val="ru-RU"/>
        </w:rPr>
        <w:t xml:space="preserve">знаю, что случилось с </w:t>
      </w:r>
      <w:r>
        <w:rPr>
          <w:rFonts w:ascii="Calibri" w:hAnsi="Calibri" w:cs="Calibri"/>
          <w:sz w:val="22"/>
          <w:szCs w:val="22"/>
        </w:rPr>
        <w:t>EDX</w:t>
      </w:r>
      <w:r w:rsidRPr="00AF7953">
        <w:rPr>
          <w:rFonts w:ascii="Calibri" w:hAnsi="Calibri" w:cs="Calibri"/>
          <w:sz w:val="22"/>
          <w:szCs w:val="22"/>
          <w:lang w:val="ru-RU"/>
        </w:rPr>
        <w:t>)</w:t>
      </w:r>
      <w:r>
        <w:rPr>
          <w:rFonts w:ascii="Calibri" w:hAnsi="Calibri" w:cs="Calibri"/>
          <w:sz w:val="22"/>
          <w:szCs w:val="22"/>
          <w:lang w:val="ru-RU"/>
        </w:rPr>
        <w:t>. Я понимаю, что все хотят кушать, но уж очень топорно деньги просят.</w:t>
      </w:r>
    </w:p>
    <w:p w:rsidR="00A51639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 w:rsidRPr="00DD79B3">
        <w:rPr>
          <w:rFonts w:ascii="Calibri" w:hAnsi="Calibri" w:cs="Calibri"/>
          <w:noProof/>
          <w:sz w:val="22"/>
          <w:szCs w:val="22"/>
          <w:lang w:val="ru-RU" w:eastAsia="ru-RU"/>
        </w:rPr>
        <w:drawing>
          <wp:inline distT="0" distB="0" distL="0" distR="0">
            <wp:extent cx="4343400" cy="1182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691" cy="119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39" w:rsidRDefault="00A51639" w:rsidP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A51639" w:rsidRPr="00136D82" w:rsidRDefault="00A5163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Стало как-то неприятно, но зато понятно</w:t>
      </w:r>
      <w:r w:rsidR="00357CC4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почему </w:t>
      </w:r>
      <w:r>
        <w:rPr>
          <w:rFonts w:ascii="Calibri" w:hAnsi="Calibri" w:cs="Calibri"/>
          <w:sz w:val="22"/>
          <w:szCs w:val="22"/>
        </w:rPr>
        <w:t>Microsoft</w:t>
      </w:r>
      <w:r w:rsidRPr="00886B81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нужен собственный ресурс. </w:t>
      </w:r>
      <w:r w:rsidRPr="00DD79B3">
        <w:rPr>
          <w:rFonts w:ascii="Calibri" w:hAnsi="Calibri" w:cs="Calibri"/>
          <w:b/>
          <w:sz w:val="22"/>
          <w:szCs w:val="22"/>
          <w:lang w:val="ru-RU"/>
        </w:rPr>
        <w:t>На мой взгляд</w:t>
      </w:r>
      <w:r>
        <w:rPr>
          <w:rFonts w:ascii="Calibri" w:hAnsi="Calibri" w:cs="Calibri"/>
          <w:sz w:val="22"/>
          <w:szCs w:val="22"/>
          <w:lang w:val="ru-RU"/>
        </w:rPr>
        <w:t xml:space="preserve">, </w:t>
      </w:r>
      <w:r w:rsidRPr="00DD79B3">
        <w:rPr>
          <w:rFonts w:ascii="Calibri" w:hAnsi="Calibri" w:cs="Calibri"/>
          <w:b/>
          <w:sz w:val="22"/>
          <w:szCs w:val="22"/>
        </w:rPr>
        <w:t>Microsoft</w:t>
      </w:r>
      <w:r w:rsidRPr="00DD79B3">
        <w:rPr>
          <w:rFonts w:ascii="Calibri" w:hAnsi="Calibri" w:cs="Calibri"/>
          <w:b/>
          <w:sz w:val="22"/>
          <w:szCs w:val="22"/>
          <w:lang w:val="ru-RU"/>
        </w:rPr>
        <w:t xml:space="preserve"> не может полагаться</w:t>
      </w:r>
      <w:r>
        <w:rPr>
          <w:rFonts w:ascii="Calibri" w:hAnsi="Calibri" w:cs="Calibri"/>
          <w:sz w:val="22"/>
          <w:szCs w:val="22"/>
          <w:lang w:val="ru-RU"/>
        </w:rPr>
        <w:t xml:space="preserve"> в столь важном процессе, как обучение, на </w:t>
      </w:r>
      <w:r w:rsidRPr="00DD79B3">
        <w:rPr>
          <w:rFonts w:ascii="Calibri" w:hAnsi="Calibri" w:cs="Calibri"/>
          <w:b/>
          <w:sz w:val="22"/>
          <w:szCs w:val="22"/>
          <w:lang w:val="ru-RU"/>
        </w:rPr>
        <w:t>добрую волю внешней компании,</w:t>
      </w:r>
      <w:r>
        <w:rPr>
          <w:rFonts w:ascii="Calibri" w:hAnsi="Calibri" w:cs="Calibri"/>
          <w:sz w:val="22"/>
          <w:szCs w:val="22"/>
          <w:lang w:val="ru-RU"/>
        </w:rPr>
        <w:t xml:space="preserve"> на которую они никак не влияют. Поэтому нужен собственный ресурс, который</w:t>
      </w:r>
      <w:r w:rsidR="00357CC4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если что,</w:t>
      </w:r>
      <w:r w:rsidR="00357CC4">
        <w:rPr>
          <w:rFonts w:ascii="Calibri" w:hAnsi="Calibri" w:cs="Calibri"/>
          <w:sz w:val="22"/>
          <w:szCs w:val="22"/>
          <w:lang w:val="ru-RU"/>
        </w:rPr>
        <w:t xml:space="preserve"> ее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ru-RU"/>
        </w:rPr>
        <w:t>заменит</w:t>
      </w:r>
      <w:r w:rsidR="00357CC4">
        <w:rPr>
          <w:rFonts w:ascii="Calibri" w:hAnsi="Calibri" w:cs="Calibri"/>
          <w:sz w:val="22"/>
          <w:szCs w:val="22"/>
          <w:lang w:val="ru-RU"/>
        </w:rPr>
        <w:t>н</w:t>
      </w:r>
      <w:r>
        <w:rPr>
          <w:rFonts w:ascii="Calibri" w:hAnsi="Calibri" w:cs="Calibri"/>
          <w:sz w:val="22"/>
          <w:szCs w:val="22"/>
          <w:lang w:val="ru-RU"/>
        </w:rPr>
        <w:t>о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это лишь мое предположение.</w:t>
      </w:r>
    </w:p>
    <w:p w:rsidR="00136D82" w:rsidRDefault="00136D8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Pr="0048226C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На мой субъективный взгляд, курсы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 xml:space="preserve"> с </w:t>
      </w:r>
      <w:r w:rsidR="00194B3B">
        <w:rPr>
          <w:rFonts w:ascii="Calibri" w:hAnsi="Calibri" w:cs="Calibri"/>
          <w:b/>
          <w:bCs/>
          <w:sz w:val="22"/>
          <w:szCs w:val="22"/>
        </w:rPr>
        <w:t>opened</w:t>
      </w:r>
      <w:r w:rsidR="00194B3B" w:rsidRPr="00194B3B">
        <w:rPr>
          <w:rFonts w:ascii="Calibri" w:hAnsi="Calibri" w:cs="Calibri"/>
          <w:b/>
          <w:bCs/>
          <w:sz w:val="22"/>
          <w:szCs w:val="22"/>
          <w:lang w:val="ru-RU"/>
        </w:rPr>
        <w:t>/</w:t>
      </w:r>
      <w:proofErr w:type="spellStart"/>
      <w:r w:rsidR="00194B3B" w:rsidRPr="00194B3B">
        <w:rPr>
          <w:rFonts w:ascii="Calibri" w:hAnsi="Calibri" w:cs="Calibri"/>
          <w:b/>
          <w:sz w:val="22"/>
          <w:szCs w:val="22"/>
          <w:lang w:val="ru-RU"/>
        </w:rPr>
        <w:t>Cloudsociety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максимально близки к тому, что спрашивают в экзаменах</w:t>
      </w:r>
      <w:r w:rsidR="00C91F2B">
        <w:rPr>
          <w:rFonts w:ascii="Calibri" w:hAnsi="Calibri" w:cs="Calibri"/>
          <w:b/>
          <w:bCs/>
          <w:sz w:val="22"/>
          <w:szCs w:val="22"/>
          <w:lang w:val="ru-RU"/>
        </w:rPr>
        <w:t xml:space="preserve"> серии </w:t>
      </w:r>
      <w:r w:rsidR="00C91F2B">
        <w:rPr>
          <w:rFonts w:ascii="Calibri" w:hAnsi="Calibri" w:cs="Calibri"/>
          <w:b/>
          <w:bCs/>
          <w:sz w:val="22"/>
          <w:szCs w:val="22"/>
        </w:rPr>
        <w:t>AZ</w:t>
      </w:r>
      <w:r>
        <w:rPr>
          <w:rFonts w:ascii="Calibri" w:hAnsi="Calibri" w:cs="Calibri"/>
          <w:sz w:val="22"/>
          <w:szCs w:val="22"/>
          <w:lang w:val="ru-RU"/>
        </w:rPr>
        <w:t xml:space="preserve"> (если не считать </w:t>
      </w:r>
      <w:r w:rsidR="00C378DD">
        <w:rPr>
          <w:rFonts w:ascii="Calibri" w:hAnsi="Calibri" w:cs="Calibri"/>
          <w:sz w:val="22"/>
          <w:szCs w:val="22"/>
          <w:lang w:val="ru-RU"/>
        </w:rPr>
        <w:t>официальные курсы</w:t>
      </w:r>
      <w:r>
        <w:rPr>
          <w:rFonts w:ascii="Calibri" w:hAnsi="Calibri" w:cs="Calibri"/>
          <w:sz w:val="22"/>
          <w:szCs w:val="22"/>
          <w:lang w:val="ru-RU"/>
        </w:rPr>
        <w:t xml:space="preserve"> от </w:t>
      </w:r>
      <w:r>
        <w:rPr>
          <w:rFonts w:ascii="Calibri" w:hAnsi="Calibri" w:cs="Calibri"/>
          <w:sz w:val="22"/>
          <w:szCs w:val="22"/>
        </w:rPr>
        <w:t>Microsoft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Certified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Trainers</w:t>
      </w:r>
      <w:r>
        <w:rPr>
          <w:rFonts w:ascii="Calibri" w:hAnsi="Calibri" w:cs="Calibri"/>
          <w:sz w:val="22"/>
          <w:szCs w:val="22"/>
          <w:lang w:val="ru-RU"/>
        </w:rPr>
        <w:t xml:space="preserve"> в</w:t>
      </w:r>
      <w:r w:rsidR="00C91F2B"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C91F2B">
        <w:rPr>
          <w:rFonts w:ascii="Calibri" w:hAnsi="Calibri" w:cs="Calibri"/>
          <w:sz w:val="22"/>
          <w:szCs w:val="22"/>
          <w:lang w:val="ru-RU"/>
        </w:rPr>
        <w:t>специализированных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C378DD">
        <w:rPr>
          <w:rFonts w:ascii="Calibri" w:hAnsi="Calibri" w:cs="Calibri"/>
          <w:sz w:val="22"/>
          <w:szCs w:val="22"/>
          <w:lang w:val="ru-RU"/>
        </w:rPr>
        <w:t xml:space="preserve">учебных </w:t>
      </w:r>
      <w:r>
        <w:rPr>
          <w:rFonts w:ascii="Calibri" w:hAnsi="Calibri" w:cs="Calibri"/>
          <w:sz w:val="22"/>
          <w:szCs w:val="22"/>
          <w:lang w:val="ru-RU"/>
        </w:rPr>
        <w:t>центрах и официальные платные тесты</w:t>
      </w:r>
      <w:r w:rsidR="00194B3B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194B3B" w:rsidRPr="00194B3B">
        <w:rPr>
          <w:rFonts w:ascii="Calibri" w:hAnsi="Calibri" w:cs="Calibri"/>
          <w:sz w:val="22"/>
          <w:szCs w:val="22"/>
          <w:lang w:val="ru-RU"/>
        </w:rPr>
        <w:t>(</w:t>
      </w:r>
      <w:r w:rsidR="00C378DD">
        <w:rPr>
          <w:rFonts w:ascii="Calibri" w:hAnsi="Calibri" w:cs="Calibri"/>
          <w:sz w:val="22"/>
          <w:szCs w:val="22"/>
          <w:lang w:val="ru-RU"/>
        </w:rPr>
        <w:t xml:space="preserve">которые </w:t>
      </w:r>
      <w:r w:rsidR="00194B3B">
        <w:rPr>
          <w:rFonts w:ascii="Calibri" w:hAnsi="Calibri" w:cs="Calibri"/>
          <w:sz w:val="22"/>
          <w:szCs w:val="22"/>
          <w:lang w:val="ru-RU"/>
        </w:rPr>
        <w:t>я пока не смог найти</w:t>
      </w:r>
      <w:r w:rsidR="00194B3B" w:rsidRPr="00194B3B">
        <w:rPr>
          <w:rFonts w:ascii="Calibri" w:hAnsi="Calibri" w:cs="Calibri"/>
          <w:sz w:val="22"/>
          <w:szCs w:val="22"/>
          <w:lang w:val="ru-RU"/>
        </w:rPr>
        <w:t>)</w:t>
      </w:r>
      <w:r w:rsidRPr="00194B3B">
        <w:rPr>
          <w:rFonts w:ascii="Calibri" w:hAnsi="Calibri" w:cs="Calibri"/>
          <w:sz w:val="22"/>
          <w:szCs w:val="22"/>
          <w:lang w:val="ru-RU"/>
        </w:rPr>
        <w:t>)</w:t>
      </w:r>
      <w:r>
        <w:rPr>
          <w:rFonts w:ascii="Calibri" w:hAnsi="Calibri" w:cs="Calibri"/>
          <w:sz w:val="22"/>
          <w:szCs w:val="22"/>
          <w:lang w:val="ru-RU"/>
        </w:rPr>
        <w:t xml:space="preserve">. </w:t>
      </w:r>
      <w:r w:rsidR="00136D82">
        <w:rPr>
          <w:rFonts w:ascii="Calibri" w:hAnsi="Calibri" w:cs="Calibri"/>
          <w:sz w:val="22"/>
          <w:szCs w:val="22"/>
          <w:lang w:val="ru-RU"/>
        </w:rPr>
        <w:t xml:space="preserve">Но если Вы хотите что-то шире, чем экзамен, или изучать </w:t>
      </w:r>
      <w:r w:rsidR="00136D82">
        <w:rPr>
          <w:rFonts w:ascii="Calibri" w:hAnsi="Calibri" w:cs="Calibri"/>
          <w:sz w:val="22"/>
          <w:szCs w:val="22"/>
        </w:rPr>
        <w:t>Azure</w:t>
      </w:r>
      <w:r w:rsidR="00136D82" w:rsidRPr="00136D82">
        <w:rPr>
          <w:rFonts w:ascii="Calibri" w:hAnsi="Calibri" w:cs="Calibri"/>
          <w:sz w:val="22"/>
          <w:szCs w:val="22"/>
          <w:lang w:val="ru-RU"/>
        </w:rPr>
        <w:t xml:space="preserve"> “</w:t>
      </w:r>
      <w:r w:rsidR="00136D82">
        <w:rPr>
          <w:rFonts w:ascii="Calibri" w:hAnsi="Calibri" w:cs="Calibri"/>
          <w:sz w:val="22"/>
          <w:szCs w:val="22"/>
          <w:lang w:val="ru-RU"/>
        </w:rPr>
        <w:t>в общем и целом</w:t>
      </w:r>
      <w:r w:rsidR="00136D82" w:rsidRPr="00136D82">
        <w:rPr>
          <w:rFonts w:ascii="Calibri" w:hAnsi="Calibri" w:cs="Calibri"/>
          <w:sz w:val="22"/>
          <w:szCs w:val="22"/>
          <w:lang w:val="ru-RU"/>
        </w:rPr>
        <w:t>”</w:t>
      </w:r>
      <w:r w:rsidR="00136D82">
        <w:rPr>
          <w:rFonts w:ascii="Calibri" w:hAnsi="Calibri" w:cs="Calibri"/>
          <w:sz w:val="22"/>
          <w:szCs w:val="22"/>
          <w:lang w:val="ru-RU"/>
        </w:rPr>
        <w:t xml:space="preserve">, то тогда я бы пошел на </w:t>
      </w:r>
      <w:r w:rsidR="00136D82">
        <w:rPr>
          <w:rFonts w:ascii="Calibri" w:hAnsi="Calibri" w:cs="Calibri"/>
          <w:sz w:val="22"/>
          <w:szCs w:val="22"/>
        </w:rPr>
        <w:t>EDX</w:t>
      </w:r>
      <w:r w:rsidR="0048226C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48226C" w:rsidRPr="0048226C">
        <w:rPr>
          <w:rFonts w:ascii="Calibri" w:hAnsi="Calibri" w:cs="Calibri"/>
          <w:sz w:val="22"/>
          <w:szCs w:val="22"/>
          <w:lang w:val="ru-RU"/>
        </w:rPr>
        <w:t>(</w:t>
      </w:r>
      <w:r w:rsidR="0048226C">
        <w:rPr>
          <w:rFonts w:ascii="Calibri" w:hAnsi="Calibri" w:cs="Calibri"/>
          <w:sz w:val="22"/>
          <w:szCs w:val="22"/>
          <w:lang w:val="ru-RU"/>
        </w:rPr>
        <w:t xml:space="preserve">или даже на </w:t>
      </w:r>
      <w:r w:rsidR="0048226C">
        <w:rPr>
          <w:rFonts w:ascii="Calibri" w:hAnsi="Calibri" w:cs="Calibri"/>
          <w:sz w:val="22"/>
          <w:szCs w:val="22"/>
        </w:rPr>
        <w:t>Learning</w:t>
      </w:r>
      <w:r w:rsidR="00C378DD">
        <w:rPr>
          <w:rFonts w:ascii="Calibri" w:hAnsi="Calibri" w:cs="Calibri"/>
          <w:sz w:val="22"/>
          <w:szCs w:val="22"/>
          <w:lang w:val="ru-RU"/>
        </w:rPr>
        <w:t>,</w:t>
      </w:r>
      <w:r w:rsidR="0048226C" w:rsidRPr="0048226C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48226C">
        <w:rPr>
          <w:rFonts w:ascii="Calibri" w:hAnsi="Calibri" w:cs="Calibri"/>
          <w:sz w:val="22"/>
          <w:szCs w:val="22"/>
          <w:lang w:val="ru-RU"/>
        </w:rPr>
        <w:t>или просто в документацию)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8575C9" w:rsidRPr="00194B3B" w:rsidRDefault="009D41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Но есть и некоторые недостатки у</w:t>
      </w:r>
      <w:r w:rsidRPr="009D4107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opened</w:t>
      </w:r>
      <w:r w:rsidRPr="00194B3B">
        <w:rPr>
          <w:rFonts w:ascii="Calibri" w:hAnsi="Calibri" w:cs="Calibri"/>
          <w:b/>
          <w:bCs/>
          <w:sz w:val="22"/>
          <w:szCs w:val="22"/>
          <w:lang w:val="ru-RU"/>
        </w:rPr>
        <w:t>/</w:t>
      </w:r>
      <w:proofErr w:type="spellStart"/>
      <w:r w:rsidRPr="00194B3B">
        <w:rPr>
          <w:rFonts w:ascii="Calibri" w:hAnsi="Calibri" w:cs="Calibri"/>
          <w:b/>
          <w:sz w:val="22"/>
          <w:szCs w:val="22"/>
          <w:lang w:val="ru-RU"/>
        </w:rPr>
        <w:t>Cloudsociety</w:t>
      </w:r>
      <w:proofErr w:type="spellEnd"/>
      <w:r w:rsidR="002F13D8" w:rsidRPr="00194B3B">
        <w:rPr>
          <w:rFonts w:ascii="Calibri" w:hAnsi="Calibri" w:cs="Calibri"/>
          <w:sz w:val="22"/>
          <w:szCs w:val="22"/>
          <w:lang w:val="ru-RU"/>
        </w:rPr>
        <w:t>:</w:t>
      </w:r>
    </w:p>
    <w:p w:rsidR="008575C9" w:rsidRDefault="002F13D8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b/>
          <w:bCs/>
          <w:sz w:val="22"/>
          <w:szCs w:val="22"/>
          <w:lang w:val="ru-RU"/>
        </w:rPr>
        <w:t>Нет настоящих лабораторных работ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(ссылка на инструкцию в официальной документации </w:t>
      </w:r>
      <w:proofErr w:type="gramStart"/>
      <w:r>
        <w:rPr>
          <w:rFonts w:ascii="Calibri" w:eastAsia="Times New Roman" w:hAnsi="Calibri" w:cs="Calibri"/>
          <w:sz w:val="22"/>
          <w:szCs w:val="22"/>
          <w:lang w:val="ru-RU"/>
        </w:rPr>
        <w:t>- это</w:t>
      </w:r>
      <w:proofErr w:type="gramEnd"/>
      <w:r>
        <w:rPr>
          <w:rFonts w:ascii="Calibri" w:eastAsia="Times New Roman" w:hAnsi="Calibri" w:cs="Calibri"/>
          <w:sz w:val="22"/>
          <w:szCs w:val="22"/>
          <w:lang w:val="ru-RU"/>
        </w:rPr>
        <w:t xml:space="preserve"> несерьезно).</w:t>
      </w:r>
    </w:p>
    <w:p w:rsidR="008575C9" w:rsidRPr="005B0524" w:rsidRDefault="002F13D8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Половина разделов</w:t>
      </w:r>
      <w:r w:rsidR="00502AE5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-</w:t>
      </w:r>
      <w:r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видео с </w:t>
      </w:r>
      <w:r>
        <w:rPr>
          <w:rFonts w:ascii="Calibri" w:eastAsia="Times New Roman" w:hAnsi="Calibri" w:cs="Calibri"/>
          <w:b/>
          <w:bCs/>
          <w:sz w:val="22"/>
          <w:szCs w:val="22"/>
        </w:rPr>
        <w:t>channel</w:t>
      </w:r>
      <w:r w:rsidRPr="005B0524">
        <w:rPr>
          <w:rFonts w:ascii="Calibri" w:eastAsia="Times New Roman" w:hAnsi="Calibri" w:cs="Calibri"/>
          <w:b/>
          <w:bCs/>
          <w:sz w:val="22"/>
          <w:szCs w:val="22"/>
          <w:lang w:val="ru-RU"/>
        </w:rPr>
        <w:t>9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youtube</w:t>
      </w:r>
      <w:proofErr w:type="spellEnd"/>
      <w:r>
        <w:rPr>
          <w:rFonts w:ascii="Calibri" w:eastAsia="Times New Roman" w:hAnsi="Calibri" w:cs="Calibri"/>
          <w:sz w:val="22"/>
          <w:szCs w:val="22"/>
          <w:lang w:val="ru-RU"/>
        </w:rPr>
        <w:t xml:space="preserve">, и </w:t>
      </w:r>
      <w:r w:rsidRPr="00194B3B">
        <w:rPr>
          <w:rFonts w:ascii="Calibri" w:eastAsia="Times New Roman" w:hAnsi="Calibri" w:cs="Calibri"/>
          <w:b/>
          <w:sz w:val="22"/>
          <w:szCs w:val="22"/>
          <w:lang w:val="ru-RU"/>
        </w:rPr>
        <w:t>ч</w:t>
      </w:r>
      <w:r>
        <w:rPr>
          <w:rFonts w:ascii="Calibri" w:eastAsia="Times New Roman" w:hAnsi="Calibri" w:cs="Calibri"/>
          <w:b/>
          <w:bCs/>
          <w:sz w:val="22"/>
          <w:szCs w:val="22"/>
          <w:lang w:val="ru-RU"/>
        </w:rPr>
        <w:t>асто</w:t>
      </w:r>
      <w:r w:rsidR="00502AE5"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бывает, что</w:t>
      </w:r>
      <w:r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интерфейс</w:t>
      </w:r>
      <w:r w:rsidR="00502AE5"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уже</w:t>
      </w:r>
      <w:r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немного поменялся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, а в </w:t>
      </w:r>
      <w:r w:rsidR="00502AE5">
        <w:rPr>
          <w:rFonts w:ascii="Calibri" w:eastAsia="Times New Roman" w:hAnsi="Calibri" w:cs="Calibri"/>
          <w:sz w:val="22"/>
          <w:szCs w:val="22"/>
          <w:lang w:val="ru-RU"/>
        </w:rPr>
        <w:t xml:space="preserve">случае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с некоторыми разделами по </w:t>
      </w:r>
      <w:r>
        <w:rPr>
          <w:rFonts w:ascii="Calibri" w:eastAsia="Times New Roman" w:hAnsi="Calibri" w:cs="Calibri"/>
          <w:sz w:val="22"/>
          <w:szCs w:val="22"/>
        </w:rPr>
        <w:t>AAD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- даже портал уже поменялся.</w:t>
      </w:r>
    </w:p>
    <w:p w:rsidR="00C91F2B" w:rsidRDefault="00C91F2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C91F2B" w:rsidRDefault="009D41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Приведу здесь список курсов для подготовки к экзаменам</w:t>
      </w:r>
      <w:r w:rsidRPr="009D4107">
        <w:rPr>
          <w:rFonts w:ascii="Calibri" w:hAnsi="Calibri" w:cs="Calibri"/>
          <w:sz w:val="22"/>
          <w:szCs w:val="22"/>
          <w:lang w:val="ru-RU"/>
        </w:rPr>
        <w:t>. (</w:t>
      </w:r>
      <w:r w:rsidR="00C91F2B" w:rsidRPr="00C91F2B">
        <w:rPr>
          <w:rFonts w:ascii="Calibri" w:hAnsi="Calibri" w:cs="Calibri"/>
          <w:sz w:val="22"/>
          <w:szCs w:val="22"/>
          <w:lang w:val="ru-RU"/>
        </w:rPr>
        <w:t xml:space="preserve">Чтобы попасть на </w:t>
      </w:r>
      <w:proofErr w:type="spellStart"/>
      <w:r w:rsidR="00C91F2B" w:rsidRPr="00C91F2B">
        <w:rPr>
          <w:rFonts w:ascii="Calibri" w:hAnsi="Calibri" w:cs="Calibri"/>
          <w:sz w:val="22"/>
          <w:szCs w:val="22"/>
        </w:rPr>
        <w:t>openedx</w:t>
      </w:r>
      <w:proofErr w:type="spellEnd"/>
      <w:r w:rsidR="00C91F2B" w:rsidRPr="00C91F2B">
        <w:rPr>
          <w:rFonts w:ascii="Calibri" w:hAnsi="Calibri" w:cs="Calibri"/>
          <w:sz w:val="22"/>
          <w:szCs w:val="22"/>
          <w:lang w:val="ru-RU"/>
        </w:rPr>
        <w:t xml:space="preserve"> версию, просто замените в </w:t>
      </w:r>
      <w:r w:rsidR="00C91F2B" w:rsidRPr="00C91F2B">
        <w:rPr>
          <w:rFonts w:ascii="Calibri" w:hAnsi="Calibri" w:cs="Calibri"/>
          <w:sz w:val="22"/>
          <w:szCs w:val="22"/>
        </w:rPr>
        <w:t>URL</w:t>
      </w:r>
      <w:r w:rsidR="00C91F2B" w:rsidRPr="00C91F2B">
        <w:rPr>
          <w:rFonts w:ascii="Calibri" w:hAnsi="Calibri" w:cs="Calibri"/>
          <w:sz w:val="22"/>
          <w:szCs w:val="22"/>
          <w:lang w:val="ru-RU"/>
        </w:rPr>
        <w:t xml:space="preserve"> “</w:t>
      </w:r>
      <w:proofErr w:type="spellStart"/>
      <w:proofErr w:type="gramStart"/>
      <w:r w:rsidR="00C91F2B" w:rsidRPr="00C91F2B">
        <w:rPr>
          <w:rFonts w:ascii="Calibri" w:hAnsi="Calibri" w:cs="Calibri"/>
          <w:sz w:val="22"/>
          <w:szCs w:val="22"/>
        </w:rPr>
        <w:t>cloudsociety</w:t>
      </w:r>
      <w:proofErr w:type="spellEnd"/>
      <w:r w:rsidR="00C91F2B" w:rsidRPr="00C91F2B">
        <w:rPr>
          <w:rFonts w:ascii="Calibri" w:hAnsi="Calibri" w:cs="Calibri"/>
          <w:sz w:val="22"/>
          <w:szCs w:val="22"/>
          <w:lang w:val="ru-RU"/>
        </w:rPr>
        <w:t>.</w:t>
      </w:r>
      <w:r w:rsidR="00C91F2B" w:rsidRPr="00C91F2B">
        <w:rPr>
          <w:rFonts w:ascii="Calibri" w:hAnsi="Calibri" w:cs="Calibri"/>
          <w:sz w:val="22"/>
          <w:szCs w:val="22"/>
        </w:rPr>
        <w:t>learning</w:t>
      </w:r>
      <w:proofErr w:type="gramEnd"/>
      <w:r w:rsidR="00C91F2B" w:rsidRPr="00C91F2B">
        <w:rPr>
          <w:rFonts w:ascii="Calibri" w:hAnsi="Calibri" w:cs="Calibri"/>
          <w:sz w:val="22"/>
          <w:szCs w:val="22"/>
          <w:lang w:val="ru-RU"/>
        </w:rPr>
        <w:t>”</w:t>
      </w:r>
      <w:r w:rsidR="002F13D8" w:rsidRPr="00C91F2B">
        <w:rPr>
          <w:rFonts w:ascii="Calibri" w:hAnsi="Calibri" w:cs="Calibri"/>
          <w:sz w:val="22"/>
          <w:szCs w:val="22"/>
        </w:rPr>
        <w:t> </w:t>
      </w:r>
      <w:r w:rsidR="00C91F2B" w:rsidRPr="00C91F2B">
        <w:rPr>
          <w:rFonts w:ascii="Calibri" w:hAnsi="Calibri" w:cs="Calibri"/>
          <w:sz w:val="22"/>
          <w:szCs w:val="22"/>
          <w:lang w:val="ru-RU"/>
        </w:rPr>
        <w:t>на “</w:t>
      </w:r>
      <w:proofErr w:type="spellStart"/>
      <w:r w:rsidR="00C91F2B" w:rsidRPr="00C91F2B">
        <w:rPr>
          <w:rFonts w:ascii="Calibri" w:hAnsi="Calibri" w:cs="Calibri"/>
          <w:sz w:val="22"/>
          <w:szCs w:val="22"/>
        </w:rPr>
        <w:t>openedx</w:t>
      </w:r>
      <w:proofErr w:type="spellEnd"/>
      <w:r w:rsidR="00C91F2B" w:rsidRPr="00C91F2B">
        <w:rPr>
          <w:rFonts w:ascii="Calibri" w:hAnsi="Calibri" w:cs="Calibri"/>
          <w:sz w:val="22"/>
          <w:szCs w:val="22"/>
          <w:lang w:val="ru-RU"/>
        </w:rPr>
        <w:t>”</w:t>
      </w:r>
      <w:r w:rsidRPr="009D4107">
        <w:rPr>
          <w:rFonts w:ascii="Calibri" w:hAnsi="Calibri" w:cs="Calibri"/>
          <w:sz w:val="22"/>
          <w:szCs w:val="22"/>
          <w:lang w:val="ru-RU"/>
        </w:rPr>
        <w:t>)</w:t>
      </w:r>
    </w:p>
    <w:p w:rsidR="0048226C" w:rsidRPr="009D4107" w:rsidRDefault="004822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Примерные списки модулей для каждого экзамена.</w:t>
      </w:r>
    </w:p>
    <w:p w:rsidR="008575C9" w:rsidRPr="00A9554F" w:rsidRDefault="002F13D8" w:rsidP="00C91F2B">
      <w:pPr>
        <w:pStyle w:val="NormalWeb"/>
        <w:numPr>
          <w:ilvl w:val="0"/>
          <w:numId w:val="28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  <w:rPrChange w:id="0" w:author="Igor Sychev" w:date="2019-01-10T12:43:00Z">
            <w:rPr>
              <w:rFonts w:ascii="Calibri" w:hAnsi="Calibri" w:cs="Calibri"/>
              <w:sz w:val="22"/>
              <w:szCs w:val="22"/>
            </w:rPr>
          </w:rPrChange>
        </w:rPr>
      </w:pPr>
      <w:r>
        <w:rPr>
          <w:rFonts w:ascii="Calibri" w:hAnsi="Calibri" w:cs="Calibri"/>
          <w:sz w:val="22"/>
          <w:szCs w:val="22"/>
        </w:rPr>
        <w:t> </w:t>
      </w:r>
    </w:p>
    <w:p w:rsidR="00C91F2B" w:rsidRPr="00A9554F" w:rsidRDefault="00C91F2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  <w:rPrChange w:id="1" w:author="Igor Sychev" w:date="2019-01-10T12:43:00Z">
            <w:rPr>
              <w:rFonts w:ascii="Calibri" w:hAnsi="Calibri" w:cs="Calibri"/>
              <w:sz w:val="22"/>
              <w:szCs w:val="22"/>
            </w:rPr>
          </w:rPrChange>
        </w:rPr>
      </w:pP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</w:rPr>
        <w:t>Microsoft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Professional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Program</w:t>
      </w:r>
    </w:p>
    <w:p w:rsidR="008575C9" w:rsidRPr="005B0524" w:rsidRDefault="002F13D8" w:rsidP="00502588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Есть такая программа </w:t>
      </w:r>
      <w:r>
        <w:rPr>
          <w:rFonts w:ascii="Calibri" w:hAnsi="Calibri" w:cs="Calibri"/>
          <w:sz w:val="22"/>
          <w:szCs w:val="22"/>
        </w:rPr>
        <w:t>MPP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18" w:history="1">
        <w:r w:rsidR="003657FE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https://academy.microsoft.com/en-us/professional-program/</w:t>
        </w:r>
      </w:hyperlink>
      <w:r w:rsidR="003657FE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3657FE" w:rsidRPr="003657FE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3657FE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(которая приходит на смену </w:t>
      </w:r>
      <w:r>
        <w:rPr>
          <w:rFonts w:ascii="Calibri" w:hAnsi="Calibri" w:cs="Calibri"/>
          <w:sz w:val="22"/>
          <w:szCs w:val="22"/>
        </w:rPr>
        <w:t>Microsoft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Virtual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Academy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и многим другим ресурсам для обучения), в </w:t>
      </w:r>
      <w:r>
        <w:rPr>
          <w:rFonts w:ascii="Calibri" w:hAnsi="Calibri" w:cs="Calibri"/>
          <w:sz w:val="22"/>
          <w:szCs w:val="22"/>
          <w:lang w:val="ru-RU"/>
        </w:rPr>
        <w:lastRenderedPageBreak/>
        <w:t xml:space="preserve">рамках которой вы можете пройти </w:t>
      </w:r>
      <w:r w:rsidR="003657FE">
        <w:rPr>
          <w:rFonts w:ascii="Calibri" w:hAnsi="Calibri" w:cs="Calibri"/>
          <w:sz w:val="22"/>
          <w:szCs w:val="22"/>
          <w:lang w:val="ru-RU"/>
        </w:rPr>
        <w:t>трек</w:t>
      </w:r>
      <w:r>
        <w:rPr>
          <w:rFonts w:ascii="Calibri" w:hAnsi="Calibri" w:cs="Calibri"/>
          <w:sz w:val="22"/>
          <w:szCs w:val="22"/>
          <w:lang w:val="ru-RU"/>
        </w:rPr>
        <w:t xml:space="preserve">, в </w:t>
      </w:r>
      <w:r w:rsidR="005F100C">
        <w:rPr>
          <w:rFonts w:ascii="Calibri" w:hAnsi="Calibri" w:cs="Calibri"/>
          <w:sz w:val="22"/>
          <w:szCs w:val="22"/>
          <w:lang w:val="ru-RU"/>
        </w:rPr>
        <w:t xml:space="preserve">который </w:t>
      </w:r>
      <w:r>
        <w:rPr>
          <w:rFonts w:ascii="Calibri" w:hAnsi="Calibri" w:cs="Calibri"/>
          <w:sz w:val="22"/>
          <w:szCs w:val="22"/>
          <w:lang w:val="ru-RU"/>
        </w:rPr>
        <w:t xml:space="preserve">входят несколько курсов 9-12 на </w:t>
      </w:r>
      <w:proofErr w:type="spellStart"/>
      <w:r>
        <w:rPr>
          <w:rFonts w:ascii="Calibri" w:hAnsi="Calibri" w:cs="Calibri"/>
          <w:sz w:val="22"/>
          <w:szCs w:val="22"/>
        </w:rPr>
        <w:t>edx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и получить один общий сертификат, что эт</w:t>
      </w:r>
      <w:r w:rsidR="003657FE">
        <w:rPr>
          <w:rFonts w:ascii="Calibri" w:hAnsi="Calibri" w:cs="Calibri"/>
          <w:sz w:val="22"/>
          <w:szCs w:val="22"/>
          <w:lang w:val="ru-RU"/>
        </w:rPr>
        <w:t>от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3657FE">
        <w:rPr>
          <w:rFonts w:ascii="Calibri" w:hAnsi="Calibri" w:cs="Calibri"/>
          <w:sz w:val="22"/>
          <w:szCs w:val="22"/>
          <w:lang w:val="ru-RU"/>
        </w:rPr>
        <w:t>трек</w:t>
      </w:r>
      <w:r>
        <w:rPr>
          <w:rFonts w:ascii="Calibri" w:hAnsi="Calibri" w:cs="Calibri"/>
          <w:sz w:val="22"/>
          <w:szCs w:val="22"/>
          <w:lang w:val="ru-RU"/>
        </w:rPr>
        <w:t xml:space="preserve"> вы окончили (сдали зачеты, </w:t>
      </w:r>
      <w:proofErr w:type="spellStart"/>
      <w:r>
        <w:rPr>
          <w:rFonts w:ascii="Calibri" w:hAnsi="Calibri" w:cs="Calibri"/>
          <w:sz w:val="22"/>
          <w:szCs w:val="22"/>
          <w:lang w:val="ru-RU"/>
        </w:rPr>
        <w:t>лабы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и т.п.)</w:t>
      </w:r>
    </w:p>
    <w:p w:rsidR="003657FE" w:rsidRPr="005B0524" w:rsidRDefault="003657FE" w:rsidP="003657F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Все курсы из </w:t>
      </w:r>
      <w:r>
        <w:rPr>
          <w:rFonts w:ascii="Calibri" w:hAnsi="Calibri" w:cs="Calibri"/>
          <w:sz w:val="22"/>
          <w:szCs w:val="22"/>
        </w:rPr>
        <w:t>MPP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ru-RU"/>
        </w:rPr>
        <w:t>хостятся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на платформе </w:t>
      </w:r>
      <w:r>
        <w:rPr>
          <w:rFonts w:ascii="Calibri" w:hAnsi="Calibri" w:cs="Calibri"/>
          <w:sz w:val="22"/>
          <w:szCs w:val="22"/>
        </w:rPr>
        <w:t>EDX</w:t>
      </w:r>
      <w:r>
        <w:rPr>
          <w:rFonts w:ascii="Calibri" w:hAnsi="Calibri" w:cs="Calibri"/>
          <w:sz w:val="22"/>
          <w:szCs w:val="22"/>
          <w:lang w:val="ru-RU"/>
        </w:rPr>
        <w:t>. Правда</w:t>
      </w:r>
      <w:r w:rsidR="005F100C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у некоторых курсов, таких как основы </w:t>
      </w:r>
      <w:r>
        <w:rPr>
          <w:rFonts w:ascii="Calibri" w:hAnsi="Calibri" w:cs="Calibri"/>
          <w:sz w:val="22"/>
          <w:szCs w:val="22"/>
        </w:rPr>
        <w:t>python</w:t>
      </w:r>
      <w:r>
        <w:rPr>
          <w:rFonts w:ascii="Calibri" w:hAnsi="Calibri" w:cs="Calibri"/>
          <w:sz w:val="22"/>
          <w:szCs w:val="22"/>
          <w:lang w:val="ru-RU"/>
        </w:rPr>
        <w:t xml:space="preserve"> и основы </w:t>
      </w:r>
      <w:proofErr w:type="spellStart"/>
      <w:r>
        <w:rPr>
          <w:rFonts w:ascii="Calibri" w:hAnsi="Calibri" w:cs="Calibri"/>
          <w:sz w:val="22"/>
          <w:szCs w:val="22"/>
        </w:rPr>
        <w:t>sql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>, лабораторные работы снаружи, но их можно и не смотреть</w:t>
      </w:r>
      <w:r w:rsidR="005F100C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т.к. для подготовки к экзамену по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 xml:space="preserve"> они бесполезны.</w:t>
      </w:r>
    </w:p>
    <w:p w:rsidR="003657FE" w:rsidRDefault="003657F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3657FE" w:rsidRDefault="003657F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Pr="005B0524" w:rsidRDefault="003657F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В контексте сдачи экзаменов по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 xml:space="preserve"> д</w:t>
      </w:r>
      <w:r w:rsidR="002F13D8">
        <w:rPr>
          <w:rFonts w:ascii="Calibri" w:hAnsi="Calibri" w:cs="Calibri"/>
          <w:sz w:val="22"/>
          <w:szCs w:val="22"/>
          <w:lang w:val="ru-RU"/>
        </w:rPr>
        <w:t>ля</w:t>
      </w:r>
      <w:r w:rsidR="002F13D8"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hAnsi="Calibri" w:cs="Calibri"/>
          <w:sz w:val="22"/>
          <w:szCs w:val="22"/>
          <w:lang w:val="ru-RU"/>
        </w:rPr>
        <w:t>нас интерес</w:t>
      </w:r>
      <w:r>
        <w:rPr>
          <w:rFonts w:ascii="Calibri" w:hAnsi="Calibri" w:cs="Calibri"/>
          <w:sz w:val="22"/>
          <w:szCs w:val="22"/>
          <w:lang w:val="ru-RU"/>
        </w:rPr>
        <w:t xml:space="preserve">ен трек </w:t>
      </w:r>
      <w:proofErr w:type="spellStart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>Cloud</w:t>
      </w:r>
      <w:proofErr w:type="spellEnd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proofErr w:type="spellStart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>Administration</w:t>
      </w:r>
      <w:proofErr w:type="spellEnd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proofErr w:type="spellStart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>track</w:t>
      </w:r>
      <w:proofErr w:type="spellEnd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hyperlink r:id="rId19" w:history="1">
        <w:r w:rsidR="002F13D8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https://academy.microsoft.com/en-us/professional-program/tracks/cloud-administration/</w:t>
        </w:r>
      </w:hyperlink>
      <w:r w:rsidR="002F13D8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443B09">
        <w:rPr>
          <w:rFonts w:ascii="Calibri" w:hAnsi="Calibri" w:cs="Calibri"/>
          <w:sz w:val="22"/>
          <w:szCs w:val="22"/>
          <w:lang w:val="ru-RU"/>
        </w:rPr>
        <w:t xml:space="preserve">, </w:t>
      </w:r>
      <w:r w:rsidR="002F13D8">
        <w:rPr>
          <w:rFonts w:ascii="Calibri" w:hAnsi="Calibri" w:cs="Calibri"/>
          <w:sz w:val="22"/>
          <w:szCs w:val="22"/>
          <w:lang w:val="ru-RU"/>
        </w:rPr>
        <w:t>т.к. в не</w:t>
      </w:r>
      <w:r>
        <w:rPr>
          <w:rFonts w:ascii="Calibri" w:hAnsi="Calibri" w:cs="Calibri"/>
          <w:sz w:val="22"/>
          <w:szCs w:val="22"/>
          <w:lang w:val="ru-RU"/>
        </w:rPr>
        <w:t>го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входят следующие курсы</w:t>
      </w:r>
      <w:r w:rsidR="002F13D8" w:rsidRPr="005B0524">
        <w:rPr>
          <w:rFonts w:ascii="Calibri" w:hAnsi="Calibri" w:cs="Calibri"/>
          <w:sz w:val="22"/>
          <w:szCs w:val="22"/>
          <w:lang w:val="ru-RU"/>
        </w:rPr>
        <w:t>: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Microsoft Professional </w:t>
      </w:r>
      <w:r w:rsidR="005B0524">
        <w:rPr>
          <w:rFonts w:ascii="Calibri" w:eastAsia="Times New Roman" w:hAnsi="Calibri" w:cs="Calibri"/>
          <w:sz w:val="22"/>
          <w:szCs w:val="22"/>
        </w:rPr>
        <w:t>Orientation:</w:t>
      </w:r>
      <w:r>
        <w:rPr>
          <w:rFonts w:ascii="Calibri" w:eastAsia="Times New Roman" w:hAnsi="Calibri" w:cs="Calibri"/>
          <w:sz w:val="22"/>
          <w:szCs w:val="22"/>
        </w:rPr>
        <w:t xml:space="preserve"> Cloud Administration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Microsoft Azure Virtual Machines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Microsoft Azure Virtual Networks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Microsoft Azure Identity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Microsoft Azure Storage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Microsoft Azure App Service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Databases in Azure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Azure Security and Compliance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Automating Azure Workloads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Migrating Workloads to Azure</w:t>
      </w:r>
    </w:p>
    <w:p w:rsidR="008575C9" w:rsidRPr="005B0524" w:rsidRDefault="009D4107" w:rsidP="00711CCC">
      <w:pPr>
        <w:pStyle w:val="NormalWeb"/>
        <w:spacing w:before="0" w:beforeAutospacing="0" w:after="0" w:afterAutospacing="0"/>
        <w:ind w:firstLine="18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Курсы из этой программы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>не соотнос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я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>тся с экзамен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ами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по </w:t>
      </w:r>
      <w:r w:rsidR="002F13D8">
        <w:rPr>
          <w:rFonts w:ascii="Calibri" w:hAnsi="Calibri" w:cs="Calibri"/>
          <w:b/>
          <w:bCs/>
          <w:sz w:val="22"/>
          <w:szCs w:val="22"/>
        </w:rPr>
        <w:t>Azure</w:t>
      </w:r>
      <w:r w:rsidR="00443B09">
        <w:rPr>
          <w:rFonts w:ascii="Calibri" w:hAnsi="Calibri" w:cs="Calibri"/>
          <w:b/>
          <w:bCs/>
          <w:sz w:val="22"/>
          <w:szCs w:val="22"/>
          <w:lang w:val="ru-RU"/>
        </w:rPr>
        <w:t>,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443B09">
        <w:rPr>
          <w:rFonts w:ascii="Calibri" w:hAnsi="Calibri" w:cs="Calibri"/>
          <w:sz w:val="22"/>
          <w:szCs w:val="22"/>
          <w:lang w:val="ru-RU"/>
        </w:rPr>
        <w:t>потому что они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сильно проще, но можно 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начать изучать </w:t>
      </w:r>
      <w:r w:rsidR="002F13D8">
        <w:rPr>
          <w:rFonts w:ascii="Calibri" w:hAnsi="Calibri" w:cs="Calibri"/>
          <w:b/>
          <w:bCs/>
          <w:sz w:val="22"/>
          <w:szCs w:val="22"/>
        </w:rPr>
        <w:t>Azure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и готовит</w:t>
      </w:r>
      <w:r w:rsidR="00443B09">
        <w:rPr>
          <w:rFonts w:ascii="Calibri" w:hAnsi="Calibri" w:cs="Calibri"/>
          <w:b/>
          <w:bCs/>
          <w:sz w:val="22"/>
          <w:szCs w:val="22"/>
          <w:lang w:val="ru-RU"/>
        </w:rPr>
        <w:t>ь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ся к экзамену </w:t>
      </w:r>
      <w:r w:rsidR="002F13D8">
        <w:rPr>
          <w:rFonts w:ascii="Calibri" w:hAnsi="Calibri" w:cs="Calibri"/>
          <w:b/>
          <w:bCs/>
          <w:sz w:val="22"/>
          <w:szCs w:val="22"/>
        </w:rPr>
        <w:t>AZ</w:t>
      </w:r>
      <w:r w:rsidR="002F13D8" w:rsidRPr="005B0524">
        <w:rPr>
          <w:rFonts w:ascii="Calibri" w:hAnsi="Calibri" w:cs="Calibri"/>
          <w:b/>
          <w:bCs/>
          <w:sz w:val="22"/>
          <w:szCs w:val="22"/>
          <w:lang w:val="ru-RU"/>
        </w:rPr>
        <w:t>-100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именно с нее.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Я бы использовал эту программу как минимальный допуск к работе с </w:t>
      </w:r>
      <w:r w:rsidR="002F13D8">
        <w:rPr>
          <w:rFonts w:ascii="Calibri" w:hAnsi="Calibri" w:cs="Calibri"/>
          <w:sz w:val="22"/>
          <w:szCs w:val="22"/>
        </w:rPr>
        <w:t>Azure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в компании. Осилил</w:t>
      </w:r>
      <w:r w:rsidR="00443B09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hAnsi="Calibri" w:cs="Calibri"/>
          <w:sz w:val="22"/>
          <w:szCs w:val="22"/>
          <w:lang w:val="ru-RU"/>
        </w:rPr>
        <w:t>- получи доступ, не осилил</w:t>
      </w:r>
      <w:r w:rsidR="00443B09">
        <w:rPr>
          <w:rFonts w:ascii="Calibri" w:hAnsi="Calibri" w:cs="Calibri"/>
          <w:sz w:val="22"/>
          <w:szCs w:val="22"/>
          <w:lang w:val="ru-RU"/>
        </w:rPr>
        <w:t xml:space="preserve"> - </w:t>
      </w:r>
      <w:r w:rsidR="002F13D8">
        <w:rPr>
          <w:rFonts w:ascii="Calibri" w:hAnsi="Calibri" w:cs="Calibri"/>
          <w:sz w:val="22"/>
          <w:szCs w:val="22"/>
          <w:lang w:val="ru-RU"/>
        </w:rPr>
        <w:t>извините, но нужны доп</w:t>
      </w:r>
      <w:r w:rsidR="00443B09">
        <w:rPr>
          <w:rFonts w:ascii="Calibri" w:hAnsi="Calibri" w:cs="Calibri"/>
          <w:sz w:val="22"/>
          <w:szCs w:val="22"/>
          <w:lang w:val="ru-RU"/>
        </w:rPr>
        <w:t>олнительные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испытания. Курс не сложный, я бы даже сказал</w:t>
      </w:r>
      <w:r w:rsidR="00443B09">
        <w:rPr>
          <w:rFonts w:ascii="Calibri" w:hAnsi="Calibri" w:cs="Calibri"/>
          <w:sz w:val="22"/>
          <w:szCs w:val="22"/>
          <w:lang w:val="ru-RU"/>
        </w:rPr>
        <w:t>,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подойдет для студентов второго курса</w:t>
      </w:r>
      <w:r w:rsidR="005B0524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(которые уже научились сами материал изучать, как в </w:t>
      </w:r>
      <w:r w:rsidR="00443B09">
        <w:rPr>
          <w:rFonts w:ascii="Calibri" w:hAnsi="Calibri" w:cs="Calibri"/>
          <w:sz w:val="22"/>
          <w:szCs w:val="22"/>
          <w:lang w:val="ru-RU"/>
        </w:rPr>
        <w:t xml:space="preserve">старшей </w:t>
      </w:r>
      <w:r w:rsidR="002F13D8">
        <w:rPr>
          <w:rFonts w:ascii="Calibri" w:hAnsi="Calibri" w:cs="Calibri"/>
          <w:sz w:val="22"/>
          <w:szCs w:val="22"/>
          <w:lang w:val="ru-RU"/>
        </w:rPr>
        <w:t>школе, а не как в средней</w:t>
      </w:r>
      <w:r w:rsidR="00443B09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hAnsi="Calibri" w:cs="Calibri"/>
          <w:sz w:val="22"/>
          <w:szCs w:val="22"/>
          <w:lang w:val="ru-RU"/>
        </w:rPr>
        <w:t>- преподаватель все темы расскажет, главное</w:t>
      </w:r>
      <w:r w:rsidR="00443B09">
        <w:rPr>
          <w:rFonts w:ascii="Calibri" w:hAnsi="Calibri" w:cs="Calibri"/>
          <w:sz w:val="22"/>
          <w:szCs w:val="22"/>
          <w:lang w:val="ru-RU"/>
        </w:rPr>
        <w:t xml:space="preserve"> -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прилежно посещать)</w:t>
      </w:r>
    </w:p>
    <w:p w:rsidR="003657FE" w:rsidRPr="005B0524" w:rsidRDefault="002F13D8" w:rsidP="003657FE">
      <w:pPr>
        <w:pStyle w:val="NormalWeb"/>
        <w:spacing w:before="0" w:beforeAutospacing="0" w:after="0" w:afterAutospacing="0"/>
        <w:ind w:firstLine="18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  <w:r w:rsidR="003657FE">
        <w:rPr>
          <w:rFonts w:ascii="Calibri" w:hAnsi="Calibri" w:cs="Calibri"/>
          <w:sz w:val="22"/>
          <w:szCs w:val="22"/>
          <w:lang w:val="ru-RU"/>
        </w:rPr>
        <w:t>Кроме тестов есть еще и</w:t>
      </w:r>
      <w:r w:rsidR="003657FE">
        <w:rPr>
          <w:rFonts w:ascii="Calibri" w:hAnsi="Calibri" w:cs="Calibri"/>
          <w:b/>
          <w:bCs/>
          <w:sz w:val="22"/>
          <w:szCs w:val="22"/>
          <w:lang w:val="ru-RU"/>
        </w:rPr>
        <w:t xml:space="preserve"> лабораторные работы в реальном облаке</w:t>
      </w:r>
      <w:r w:rsidR="003657FE">
        <w:rPr>
          <w:rFonts w:ascii="Calibri" w:hAnsi="Calibri" w:cs="Calibri"/>
          <w:sz w:val="22"/>
          <w:szCs w:val="22"/>
          <w:lang w:val="ru-RU"/>
        </w:rPr>
        <w:t xml:space="preserve">. </w:t>
      </w:r>
      <w:r w:rsidR="003657FE">
        <w:rPr>
          <w:rFonts w:ascii="Calibri" w:hAnsi="Calibri" w:cs="Calibri"/>
          <w:b/>
          <w:bCs/>
          <w:sz w:val="22"/>
          <w:szCs w:val="22"/>
          <w:lang w:val="ru-RU"/>
        </w:rPr>
        <w:t>Настоятельно рекомендую их сделать</w:t>
      </w:r>
      <w:r w:rsidR="00443B09">
        <w:rPr>
          <w:rFonts w:ascii="Calibri" w:hAnsi="Calibri" w:cs="Calibri"/>
          <w:b/>
          <w:bCs/>
          <w:sz w:val="22"/>
          <w:szCs w:val="22"/>
          <w:lang w:val="ru-RU"/>
        </w:rPr>
        <w:t>,</w:t>
      </w:r>
      <w:r w:rsidR="003657FE">
        <w:rPr>
          <w:rFonts w:ascii="Calibri" w:hAnsi="Calibri" w:cs="Calibri"/>
          <w:sz w:val="22"/>
          <w:szCs w:val="22"/>
          <w:lang w:val="ru-RU"/>
        </w:rPr>
        <w:t xml:space="preserve"> т.к. в экзаменах серии </w:t>
      </w:r>
      <w:r w:rsidR="003657FE">
        <w:rPr>
          <w:rFonts w:ascii="Calibri" w:hAnsi="Calibri" w:cs="Calibri"/>
          <w:sz w:val="22"/>
          <w:szCs w:val="22"/>
        </w:rPr>
        <w:t>AZ</w:t>
      </w:r>
      <w:r w:rsidR="003657FE">
        <w:rPr>
          <w:rFonts w:ascii="Calibri" w:hAnsi="Calibri" w:cs="Calibri"/>
          <w:sz w:val="22"/>
          <w:szCs w:val="22"/>
          <w:lang w:val="ru-RU"/>
        </w:rPr>
        <w:t xml:space="preserve"> тоже есть лабораторные работы, в которых нужно что-то опубликовать, что-то починить в реальном облаке. Практический опыт бесценен при сдаче </w:t>
      </w:r>
      <w:proofErr w:type="spellStart"/>
      <w:r w:rsidR="003657FE">
        <w:rPr>
          <w:rFonts w:ascii="Calibri" w:hAnsi="Calibri" w:cs="Calibri"/>
          <w:sz w:val="22"/>
          <w:szCs w:val="22"/>
        </w:rPr>
        <w:t>az</w:t>
      </w:r>
      <w:proofErr w:type="spellEnd"/>
      <w:r w:rsidR="003657FE" w:rsidRPr="005B0524">
        <w:rPr>
          <w:rFonts w:ascii="Calibri" w:hAnsi="Calibri" w:cs="Calibri"/>
          <w:sz w:val="22"/>
          <w:szCs w:val="22"/>
          <w:lang w:val="ru-RU"/>
        </w:rPr>
        <w:t>-100/</w:t>
      </w:r>
      <w:proofErr w:type="spellStart"/>
      <w:r w:rsidR="003657FE">
        <w:rPr>
          <w:rFonts w:ascii="Calibri" w:hAnsi="Calibri" w:cs="Calibri"/>
          <w:sz w:val="22"/>
          <w:szCs w:val="22"/>
        </w:rPr>
        <w:t>az</w:t>
      </w:r>
      <w:proofErr w:type="spellEnd"/>
      <w:r w:rsidR="003657FE" w:rsidRPr="005B0524">
        <w:rPr>
          <w:rFonts w:ascii="Calibri" w:hAnsi="Calibri" w:cs="Calibri"/>
          <w:sz w:val="22"/>
          <w:szCs w:val="22"/>
          <w:lang w:val="ru-RU"/>
        </w:rPr>
        <w:t>-101</w:t>
      </w:r>
    </w:p>
    <w:p w:rsidR="008575C9" w:rsidRDefault="00A51639" w:rsidP="00A06737">
      <w:pPr>
        <w:ind w:firstLine="180"/>
        <w:textAlignment w:val="center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На момент написания этой статьи курс по </w:t>
      </w:r>
      <w:r>
        <w:rPr>
          <w:rFonts w:ascii="Calibri" w:eastAsia="Times New Roman" w:hAnsi="Calibri" w:cs="Calibri"/>
          <w:b/>
          <w:bCs/>
          <w:sz w:val="22"/>
          <w:szCs w:val="22"/>
        </w:rPr>
        <w:t>Azure</w:t>
      </w:r>
      <w:r w:rsidRPr="005B0524"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b/>
          <w:bCs/>
          <w:sz w:val="22"/>
          <w:szCs w:val="22"/>
        </w:rPr>
        <w:t>IoT</w:t>
      </w:r>
      <w:r w:rsidRPr="005B0524"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</w:t>
      </w:r>
      <w:hyperlink r:id="rId20" w:history="1">
        <w:r w:rsidRPr="00D06D1C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https://academy.microsoft.com/en-us/professional-program/tracks/internet-of-things/</w:t>
        </w:r>
      </w:hyperlink>
      <w:r>
        <w:rPr>
          <w:rStyle w:val="Hyperlink"/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был доступен, </w:t>
      </w:r>
      <w:r w:rsidR="00443B09">
        <w:rPr>
          <w:rFonts w:ascii="Calibri" w:eastAsia="Times New Roman" w:hAnsi="Calibri" w:cs="Calibri"/>
          <w:sz w:val="22"/>
          <w:szCs w:val="22"/>
          <w:lang w:val="ru-RU"/>
        </w:rPr>
        <w:t xml:space="preserve">однако </w:t>
      </w:r>
      <w:r>
        <w:rPr>
          <w:rFonts w:ascii="Calibri" w:eastAsia="Times New Roman" w:hAnsi="Calibri" w:cs="Calibri"/>
          <w:sz w:val="22"/>
          <w:szCs w:val="22"/>
          <w:lang w:val="ru-RU"/>
        </w:rPr>
        <w:t>с ним были явные проблемы</w:t>
      </w:r>
      <w:r w:rsidR="00443B09">
        <w:rPr>
          <w:rFonts w:ascii="Calibri" w:eastAsia="Times New Roman" w:hAnsi="Calibri" w:cs="Calibri"/>
          <w:sz w:val="22"/>
          <w:szCs w:val="22"/>
          <w:lang w:val="ru-RU"/>
        </w:rPr>
        <w:t xml:space="preserve">. </w:t>
      </w:r>
      <w:r>
        <w:rPr>
          <w:rFonts w:ascii="Calibri" w:hAnsi="Calibri" w:cs="Calibri"/>
          <w:sz w:val="22"/>
          <w:szCs w:val="22"/>
          <w:lang w:val="ru-RU"/>
        </w:rPr>
        <w:t>Но</w:t>
      </w:r>
      <w:r w:rsidR="00443B09">
        <w:rPr>
          <w:rFonts w:ascii="Calibri" w:hAnsi="Calibri" w:cs="Calibri"/>
          <w:sz w:val="22"/>
          <w:szCs w:val="22"/>
          <w:lang w:val="ru-RU"/>
        </w:rPr>
        <w:t xml:space="preserve"> все равно</w:t>
      </w:r>
      <w:r>
        <w:rPr>
          <w:rFonts w:ascii="Calibri" w:hAnsi="Calibri" w:cs="Calibri"/>
          <w:sz w:val="22"/>
          <w:szCs w:val="22"/>
          <w:lang w:val="ru-RU"/>
        </w:rPr>
        <w:t xml:space="preserve"> я бы его очень рекомендовал, как курс для подготовки к архитектурному экзамену.</w:t>
      </w:r>
    </w:p>
    <w:p w:rsidR="003657FE" w:rsidRDefault="003657F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Pr="00A51639" w:rsidRDefault="002F13D8" w:rsidP="00A51639">
      <w:pPr>
        <w:ind w:firstLine="72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Кроме этого трека, можно еще </w:t>
      </w:r>
      <w:proofErr w:type="spellStart"/>
      <w:r>
        <w:rPr>
          <w:rFonts w:ascii="Calibri" w:hAnsi="Calibri" w:cs="Calibri"/>
          <w:sz w:val="22"/>
          <w:szCs w:val="22"/>
          <w:lang w:val="ru-RU"/>
        </w:rPr>
        <w:t>поизучать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9D4107">
        <w:rPr>
          <w:rFonts w:ascii="Calibri" w:hAnsi="Calibri" w:cs="Calibri"/>
          <w:sz w:val="22"/>
          <w:szCs w:val="22"/>
          <w:lang w:val="ru-RU"/>
        </w:rPr>
        <w:t xml:space="preserve">треки </w:t>
      </w:r>
      <w:r w:rsidRPr="00A51639">
        <w:rPr>
          <w:rFonts w:ascii="Calibri" w:hAnsi="Calibri" w:cs="Calibri"/>
          <w:b/>
          <w:sz w:val="22"/>
          <w:szCs w:val="22"/>
        </w:rPr>
        <w:t>DevOps</w:t>
      </w:r>
      <w:r w:rsidR="00A51639"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21" w:history="1">
        <w:r w:rsidR="00A51639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https://academy.microsoft.com/en-us/professional-program/tracks/devops/</w:t>
        </w:r>
      </w:hyperlink>
      <w:r w:rsidRPr="00A51639">
        <w:rPr>
          <w:rFonts w:ascii="Calibri" w:hAnsi="Calibri" w:cs="Calibri"/>
          <w:sz w:val="22"/>
          <w:szCs w:val="22"/>
          <w:lang w:val="ru-RU"/>
        </w:rPr>
        <w:t xml:space="preserve">, </w:t>
      </w:r>
      <w:r w:rsidRPr="00A51639">
        <w:rPr>
          <w:rFonts w:ascii="Calibri" w:hAnsi="Calibri" w:cs="Calibri"/>
          <w:b/>
          <w:sz w:val="22"/>
          <w:szCs w:val="22"/>
        </w:rPr>
        <w:t>Big</w:t>
      </w:r>
      <w:r w:rsidRPr="00A51639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Pr="00A51639">
        <w:rPr>
          <w:rFonts w:ascii="Calibri" w:hAnsi="Calibri" w:cs="Calibri"/>
          <w:b/>
          <w:sz w:val="22"/>
          <w:szCs w:val="22"/>
        </w:rPr>
        <w:t>Data</w:t>
      </w:r>
      <w:r w:rsidR="00A51639"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22" w:history="1">
        <w:r w:rsidR="00A51639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https://academy.microsoft.com/en-us/professional-program/tracks/big-data/</w:t>
        </w:r>
      </w:hyperlink>
      <w:r w:rsidR="00A51639" w:rsidRPr="00A51639">
        <w:rPr>
          <w:rFonts w:ascii="Calibri" w:hAnsi="Calibri" w:cs="Calibri"/>
          <w:sz w:val="22"/>
          <w:szCs w:val="22"/>
          <w:lang w:val="ru-RU"/>
        </w:rPr>
        <w:t>, но это уже вне заявленной темы.</w:t>
      </w:r>
    </w:p>
    <w:p w:rsidR="008575C9" w:rsidRDefault="008575C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01789B" w:rsidRPr="00A06737" w:rsidRDefault="0001789B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lang w:val="ru-RU"/>
        </w:rPr>
      </w:pPr>
      <w:proofErr w:type="spellStart"/>
      <w:r w:rsidRPr="00C12BCE">
        <w:rPr>
          <w:rFonts w:ascii="Calibri" w:hAnsi="Calibri" w:cs="Calibri"/>
          <w:b/>
          <w:sz w:val="22"/>
          <w:szCs w:val="22"/>
        </w:rPr>
        <w:t>Cloudsociety</w:t>
      </w:r>
      <w:proofErr w:type="spellEnd"/>
      <w:r w:rsidR="00431E54" w:rsidRPr="00A06737">
        <w:rPr>
          <w:rFonts w:ascii="Calibri" w:hAnsi="Calibri" w:cs="Calibri"/>
          <w:b/>
          <w:sz w:val="22"/>
          <w:szCs w:val="22"/>
          <w:lang w:val="ru-RU"/>
        </w:rPr>
        <w:t>.</w:t>
      </w:r>
      <w:proofErr w:type="spellStart"/>
      <w:r w:rsidRPr="00C12BCE">
        <w:rPr>
          <w:rFonts w:ascii="Calibri" w:hAnsi="Calibri" w:cs="Calibri"/>
          <w:b/>
          <w:sz w:val="22"/>
          <w:szCs w:val="22"/>
        </w:rPr>
        <w:t>microsoft</w:t>
      </w:r>
      <w:proofErr w:type="spellEnd"/>
      <w:r w:rsidR="00431E54" w:rsidRPr="00A06737">
        <w:rPr>
          <w:rFonts w:ascii="Calibri" w:hAnsi="Calibri" w:cs="Calibri"/>
          <w:b/>
          <w:sz w:val="22"/>
          <w:szCs w:val="22"/>
          <w:lang w:val="ru-RU"/>
        </w:rPr>
        <w:t>.</w:t>
      </w:r>
      <w:r w:rsidRPr="00C12BCE">
        <w:rPr>
          <w:rFonts w:ascii="Calibri" w:hAnsi="Calibri" w:cs="Calibri"/>
          <w:b/>
          <w:sz w:val="22"/>
          <w:szCs w:val="22"/>
        </w:rPr>
        <w:t>com</w:t>
      </w:r>
      <w:r w:rsidR="00431E54" w:rsidRPr="00A06737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Pr="00C12BCE">
        <w:rPr>
          <w:rFonts w:ascii="Calibri" w:hAnsi="Calibri" w:cs="Calibri"/>
          <w:b/>
          <w:sz w:val="22"/>
          <w:szCs w:val="22"/>
        </w:rPr>
        <w:t>vs</w:t>
      </w:r>
      <w:r w:rsidR="00431E54" w:rsidRPr="00A06737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Pr="00C12BCE">
        <w:rPr>
          <w:rFonts w:ascii="Calibri" w:hAnsi="Calibri" w:cs="Calibri"/>
          <w:b/>
          <w:sz w:val="22"/>
          <w:szCs w:val="22"/>
        </w:rPr>
        <w:t>MPP</w:t>
      </w:r>
    </w:p>
    <w:p w:rsidR="00D75A2F" w:rsidRDefault="0001789B" w:rsidP="00A51639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В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</w:t>
      </w:r>
      <w:r w:rsidRPr="0001789B">
        <w:rPr>
          <w:rFonts w:ascii="Calibri" w:hAnsi="Calibri" w:cs="Calibri"/>
          <w:sz w:val="22"/>
          <w:szCs w:val="22"/>
        </w:rPr>
        <w:t>loudsociety</w:t>
      </w:r>
      <w:proofErr w:type="spellEnd"/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входят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как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курсы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ru-RU"/>
        </w:rPr>
        <w:t>хостящ</w:t>
      </w:r>
      <w:r w:rsidR="005A7331">
        <w:rPr>
          <w:rFonts w:ascii="Calibri" w:hAnsi="Calibri" w:cs="Calibri"/>
          <w:sz w:val="22"/>
          <w:szCs w:val="22"/>
          <w:lang w:val="ru-RU"/>
        </w:rPr>
        <w:t>ие</w:t>
      </w:r>
      <w:r>
        <w:rPr>
          <w:rFonts w:ascii="Calibri" w:hAnsi="Calibri" w:cs="Calibri"/>
          <w:sz w:val="22"/>
          <w:szCs w:val="22"/>
          <w:lang w:val="ru-RU"/>
        </w:rPr>
        <w:t>ся</w:t>
      </w:r>
      <w:proofErr w:type="spellEnd"/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на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нем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(</w:t>
      </w:r>
      <w:proofErr w:type="spellStart"/>
      <w:r w:rsidRPr="0001789B">
        <w:rPr>
          <w:rFonts w:ascii="Calibri" w:hAnsi="Calibri" w:cs="Calibri"/>
          <w:sz w:val="22"/>
          <w:szCs w:val="22"/>
        </w:rPr>
        <w:t>cloudsociety</w:t>
      </w:r>
      <w:proofErr w:type="spellEnd"/>
      <w:r w:rsidRPr="007558EF">
        <w:rPr>
          <w:rFonts w:ascii="Calibri" w:hAnsi="Calibri" w:cs="Calibri"/>
          <w:sz w:val="22"/>
          <w:szCs w:val="22"/>
          <w:lang w:val="ru-RU"/>
        </w:rPr>
        <w:t>.</w:t>
      </w:r>
      <w:r w:rsidRPr="0001789B">
        <w:rPr>
          <w:rFonts w:ascii="Calibri" w:hAnsi="Calibri" w:cs="Calibri"/>
          <w:sz w:val="22"/>
          <w:szCs w:val="22"/>
        </w:rPr>
        <w:t>learning</w:t>
      </w:r>
      <w:r w:rsidRPr="007558EF">
        <w:rPr>
          <w:rFonts w:ascii="Calibri" w:hAnsi="Calibri" w:cs="Calibri"/>
          <w:sz w:val="22"/>
          <w:szCs w:val="22"/>
          <w:lang w:val="ru-RU"/>
        </w:rPr>
        <w:t>.</w:t>
      </w:r>
      <w:proofErr w:type="spellStart"/>
      <w:r w:rsidRPr="0001789B">
        <w:rPr>
          <w:rFonts w:ascii="Calibri" w:hAnsi="Calibri" w:cs="Calibri"/>
          <w:sz w:val="22"/>
          <w:szCs w:val="22"/>
        </w:rPr>
        <w:t>microsoft</w:t>
      </w:r>
      <w:proofErr w:type="spellEnd"/>
      <w:r w:rsidRPr="007558EF">
        <w:rPr>
          <w:rFonts w:ascii="Calibri" w:hAnsi="Calibri" w:cs="Calibri"/>
          <w:sz w:val="22"/>
          <w:szCs w:val="22"/>
          <w:lang w:val="ru-RU"/>
        </w:rPr>
        <w:t>.</w:t>
      </w:r>
      <w:r w:rsidRPr="0001789B">
        <w:rPr>
          <w:rFonts w:ascii="Calibri" w:hAnsi="Calibri" w:cs="Calibri"/>
          <w:sz w:val="22"/>
          <w:szCs w:val="22"/>
        </w:rPr>
        <w:t>com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), </w:t>
      </w:r>
      <w:r>
        <w:rPr>
          <w:rFonts w:ascii="Calibri" w:hAnsi="Calibri" w:cs="Calibri"/>
          <w:sz w:val="22"/>
          <w:szCs w:val="22"/>
          <w:lang w:val="ru-RU"/>
        </w:rPr>
        <w:t>так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и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множество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различных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Landing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Page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, </w:t>
      </w:r>
      <w:r>
        <w:rPr>
          <w:rFonts w:ascii="Calibri" w:hAnsi="Calibri" w:cs="Calibri"/>
          <w:sz w:val="22"/>
          <w:szCs w:val="22"/>
          <w:lang w:val="ru-RU"/>
        </w:rPr>
        <w:t>которые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ведут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на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>другие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>ресурсы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,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в том числе на </w:t>
      </w:r>
      <w:r>
        <w:rPr>
          <w:rFonts w:ascii="Calibri" w:hAnsi="Calibri" w:cs="Calibri"/>
          <w:sz w:val="22"/>
          <w:szCs w:val="22"/>
        </w:rPr>
        <w:t>EDX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.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При этом часть этих </w:t>
      </w:r>
      <w:r w:rsidR="007558EF">
        <w:rPr>
          <w:rFonts w:ascii="Calibri" w:hAnsi="Calibri" w:cs="Calibri"/>
          <w:sz w:val="22"/>
          <w:szCs w:val="22"/>
        </w:rPr>
        <w:t>Landing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</w:rPr>
        <w:t>Page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это 1 в 1 копия треков с </w:t>
      </w:r>
      <w:r w:rsidR="007558EF">
        <w:rPr>
          <w:rFonts w:ascii="Calibri" w:hAnsi="Calibri" w:cs="Calibri"/>
          <w:sz w:val="22"/>
          <w:szCs w:val="22"/>
        </w:rPr>
        <w:t>MPP</w:t>
      </w:r>
      <w:r w:rsidR="00D75A2F">
        <w:rPr>
          <w:rFonts w:ascii="Calibri" w:hAnsi="Calibri" w:cs="Calibri"/>
          <w:sz w:val="22"/>
          <w:szCs w:val="22"/>
          <w:lang w:val="ru-RU"/>
        </w:rPr>
        <w:t>. Можно сравнить как список программ</w:t>
      </w:r>
    </w:p>
    <w:p w:rsidR="007558EF" w:rsidRPr="00D75A2F" w:rsidRDefault="00D75A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noProof/>
          <w:sz w:val="22"/>
          <w:szCs w:val="22"/>
          <w:lang w:val="ru-RU" w:eastAsia="ru-RU"/>
        </w:rPr>
        <w:lastRenderedPageBreak/>
        <w:drawing>
          <wp:inline distT="0" distB="0" distL="0" distR="0">
            <wp:extent cx="5928360" cy="3398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89B" w:rsidRDefault="00D75A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Так и залезть в контент программ и сравнить их. </w:t>
      </w:r>
      <w:r w:rsidR="00EA72E8">
        <w:rPr>
          <w:rFonts w:ascii="Calibri" w:hAnsi="Calibri" w:cs="Calibri"/>
          <w:sz w:val="22"/>
          <w:szCs w:val="22"/>
          <w:lang w:val="ru-RU"/>
        </w:rPr>
        <w:t>Пример</w:t>
      </w:r>
      <w:r w:rsidRPr="00D75A2F">
        <w:rPr>
          <w:rFonts w:ascii="Calibri" w:hAnsi="Calibri" w:cs="Calibri"/>
          <w:sz w:val="22"/>
          <w:szCs w:val="22"/>
          <w:lang w:val="ru-RU"/>
        </w:rPr>
        <w:t>: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24" w:history="1"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cloudsociety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microsoft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com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learn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DataAndAI</w:t>
        </w:r>
      </w:hyperlink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и </w:t>
      </w:r>
      <w:hyperlink r:id="rId25" w:history="1"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https://academy.microsoft.com/en-us/tracks/data-science</w:t>
        </w:r>
      </w:hyperlink>
      <w:r w:rsid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 w:rsidRPr="007558EF">
        <w:rPr>
          <w:rFonts w:ascii="Calibri" w:hAnsi="Calibri" w:cs="Calibri"/>
          <w:noProof/>
          <w:sz w:val="22"/>
          <w:szCs w:val="22"/>
          <w:lang w:val="ru-RU" w:eastAsia="ru-RU"/>
        </w:rPr>
        <w:drawing>
          <wp:inline distT="0" distB="0" distL="0" distR="0">
            <wp:extent cx="594360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EF" w:rsidRDefault="007558E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Если по картинке видно плохо, то просто пройдитесь по ссылкам</w:t>
      </w:r>
      <w:r w:rsidR="008265D1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и</w:t>
      </w:r>
      <w:r w:rsidR="008265D1">
        <w:rPr>
          <w:rFonts w:ascii="Calibri" w:hAnsi="Calibri" w:cs="Calibri"/>
          <w:sz w:val="22"/>
          <w:szCs w:val="22"/>
          <w:lang w:val="ru-RU"/>
        </w:rPr>
        <w:t xml:space="preserve"> вы</w:t>
      </w:r>
      <w:r>
        <w:rPr>
          <w:rFonts w:ascii="Calibri" w:hAnsi="Calibri" w:cs="Calibri"/>
          <w:sz w:val="22"/>
          <w:szCs w:val="22"/>
          <w:lang w:val="ru-RU"/>
        </w:rPr>
        <w:t xml:space="preserve"> увидите одни и те же курсы.</w:t>
      </w:r>
    </w:p>
    <w:p w:rsidR="007558EF" w:rsidRDefault="007558E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При этом на </w:t>
      </w:r>
      <w:proofErr w:type="spellStart"/>
      <w:r>
        <w:rPr>
          <w:rFonts w:ascii="Calibri" w:hAnsi="Calibri" w:cs="Calibri"/>
          <w:sz w:val="22"/>
          <w:szCs w:val="22"/>
        </w:rPr>
        <w:t>C</w:t>
      </w:r>
      <w:r w:rsidRPr="0001789B">
        <w:rPr>
          <w:rFonts w:ascii="Calibri" w:hAnsi="Calibri" w:cs="Calibri"/>
          <w:sz w:val="22"/>
          <w:szCs w:val="22"/>
        </w:rPr>
        <w:t>loudsociety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не выдается итоговый сертификат</w:t>
      </w:r>
      <w:r w:rsidR="008265D1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931F5C">
        <w:rPr>
          <w:rFonts w:ascii="Calibri" w:hAnsi="Calibri" w:cs="Calibri"/>
          <w:sz w:val="22"/>
          <w:szCs w:val="22"/>
          <w:lang w:val="ru-RU"/>
        </w:rPr>
        <w:t>поэтому</w:t>
      </w:r>
      <w:r>
        <w:rPr>
          <w:rFonts w:ascii="Calibri" w:hAnsi="Calibri" w:cs="Calibri"/>
          <w:sz w:val="22"/>
          <w:szCs w:val="22"/>
          <w:lang w:val="ru-RU"/>
        </w:rPr>
        <w:t xml:space="preserve"> я считаю эту часть портала </w:t>
      </w:r>
      <w:r w:rsidR="00CD08F6">
        <w:rPr>
          <w:rFonts w:ascii="Calibri" w:hAnsi="Calibri" w:cs="Calibri"/>
          <w:sz w:val="22"/>
          <w:szCs w:val="22"/>
          <w:lang w:val="ru-RU"/>
        </w:rPr>
        <w:t>ничем</w:t>
      </w:r>
      <w:r>
        <w:rPr>
          <w:rFonts w:ascii="Calibri" w:hAnsi="Calibri" w:cs="Calibri"/>
          <w:sz w:val="22"/>
          <w:szCs w:val="22"/>
          <w:lang w:val="ru-RU"/>
        </w:rPr>
        <w:t xml:space="preserve"> иным, как </w:t>
      </w:r>
      <w:r>
        <w:rPr>
          <w:rFonts w:ascii="Calibri" w:hAnsi="Calibri" w:cs="Calibri"/>
          <w:sz w:val="22"/>
          <w:szCs w:val="22"/>
        </w:rPr>
        <w:t>Landing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Page</w:t>
      </w:r>
      <w:r>
        <w:rPr>
          <w:rFonts w:ascii="Calibri" w:hAnsi="Calibri" w:cs="Calibri"/>
          <w:sz w:val="22"/>
          <w:szCs w:val="22"/>
          <w:lang w:val="ru-RU"/>
        </w:rPr>
        <w:t>.</w:t>
      </w:r>
    </w:p>
    <w:p w:rsidR="00CD08F6" w:rsidRDefault="00CD08F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CD08F6" w:rsidRPr="00CD08F6" w:rsidRDefault="00CD08F6">
      <w:pPr>
        <w:pStyle w:val="NormalWeb"/>
        <w:spacing w:before="0" w:beforeAutospacing="0" w:after="0" w:afterAutospacing="0"/>
        <w:rPr>
          <w:rFonts w:ascii="Calibri" w:hAnsi="Calibri" w:cs="Calibri"/>
          <w:i/>
          <w:sz w:val="22"/>
          <w:szCs w:val="22"/>
          <w:lang w:val="ru-RU"/>
        </w:rPr>
      </w:pPr>
      <w:r w:rsidRPr="00CD08F6">
        <w:rPr>
          <w:rFonts w:ascii="Calibri" w:hAnsi="Calibri" w:cs="Calibri"/>
          <w:i/>
          <w:sz w:val="22"/>
          <w:szCs w:val="22"/>
          <w:lang w:val="ru-RU"/>
        </w:rPr>
        <w:lastRenderedPageBreak/>
        <w:t>Минутка юмора</w:t>
      </w:r>
    </w:p>
    <w:p w:rsidR="00CD08F6" w:rsidRPr="00CD08F6" w:rsidRDefault="00CD08F6">
      <w:pPr>
        <w:pStyle w:val="NormalWeb"/>
        <w:spacing w:before="0" w:beforeAutospacing="0" w:after="0" w:afterAutospacing="0"/>
        <w:rPr>
          <w:rFonts w:ascii="Calibri" w:hAnsi="Calibri" w:cs="Calibri"/>
          <w:i/>
          <w:sz w:val="22"/>
          <w:szCs w:val="22"/>
          <w:lang w:val="ru-RU"/>
        </w:rPr>
      </w:pPr>
      <w:r w:rsidRPr="00CD08F6">
        <w:rPr>
          <w:rFonts w:ascii="Calibri" w:hAnsi="Calibri" w:cs="Calibri"/>
          <w:i/>
          <w:sz w:val="22"/>
          <w:szCs w:val="22"/>
          <w:lang w:val="ru-RU"/>
        </w:rPr>
        <w:t>Тест на испорченность</w:t>
      </w:r>
      <w:r w:rsidR="00C81A05">
        <w:rPr>
          <w:rFonts w:ascii="Calibri" w:hAnsi="Calibri" w:cs="Calibri"/>
          <w:i/>
          <w:sz w:val="22"/>
          <w:szCs w:val="22"/>
          <w:lang w:val="ru-RU"/>
        </w:rPr>
        <w:t xml:space="preserve"> </w:t>
      </w:r>
      <w:r w:rsidRPr="00CD08F6">
        <w:rPr>
          <w:rFonts w:ascii="Calibri" w:hAnsi="Calibri" w:cs="Calibri"/>
          <w:i/>
          <w:sz w:val="22"/>
          <w:szCs w:val="22"/>
          <w:lang w:val="ru-RU"/>
        </w:rPr>
        <w:t xml:space="preserve">- если Вам кажется, что человек изображающий курс </w:t>
      </w:r>
      <w:r w:rsidRPr="00CD08F6">
        <w:rPr>
          <w:rFonts w:ascii="Calibri" w:hAnsi="Calibri" w:cs="Calibri"/>
          <w:i/>
          <w:sz w:val="22"/>
          <w:szCs w:val="22"/>
        </w:rPr>
        <w:t>App</w:t>
      </w:r>
      <w:r w:rsidRPr="00CD08F6">
        <w:rPr>
          <w:rFonts w:ascii="Calibri" w:hAnsi="Calibri" w:cs="Calibri"/>
          <w:i/>
          <w:sz w:val="22"/>
          <w:szCs w:val="22"/>
          <w:lang w:val="ru-RU"/>
        </w:rPr>
        <w:t xml:space="preserve"> </w:t>
      </w:r>
      <w:r w:rsidRPr="00CD08F6">
        <w:rPr>
          <w:rFonts w:ascii="Calibri" w:hAnsi="Calibri" w:cs="Calibri"/>
          <w:i/>
          <w:sz w:val="22"/>
          <w:szCs w:val="22"/>
        </w:rPr>
        <w:t>Dev</w:t>
      </w:r>
      <w:r w:rsidRPr="00CD08F6">
        <w:rPr>
          <w:rFonts w:ascii="Calibri" w:hAnsi="Calibri" w:cs="Calibri"/>
          <w:i/>
          <w:sz w:val="22"/>
          <w:szCs w:val="22"/>
          <w:lang w:val="ru-RU"/>
        </w:rPr>
        <w:t xml:space="preserve"> это женщина (осиная талия и грудь) с бородой – не бойтесь, Вам не одному так показалось.</w:t>
      </w:r>
    </w:p>
    <w:p w:rsidR="0001789B" w:rsidRDefault="000178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7A0361" w:rsidRDefault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7A0361" w:rsidRDefault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7A0361" w:rsidRPr="0001789B" w:rsidRDefault="007A03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575C9" w:rsidRPr="00EE199D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rPrChange w:id="2" w:author="Igor Sychev" w:date="2019-01-10T12:44:00Z">
            <w:rPr>
              <w:rFonts w:ascii="Calibri" w:hAnsi="Calibri" w:cs="Calibri"/>
              <w:sz w:val="22"/>
              <w:szCs w:val="22"/>
              <w:lang w:val="ru-RU"/>
            </w:rPr>
          </w:rPrChange>
        </w:rPr>
      </w:pPr>
      <w:r>
        <w:rPr>
          <w:rFonts w:ascii="Calibri" w:hAnsi="Calibri" w:cs="Calibri"/>
          <w:b/>
          <w:bCs/>
          <w:sz w:val="22"/>
          <w:szCs w:val="22"/>
        </w:rPr>
        <w:t>Channel</w:t>
      </w:r>
      <w:r w:rsidRPr="00EE199D">
        <w:rPr>
          <w:rFonts w:ascii="Calibri" w:hAnsi="Calibri" w:cs="Calibri"/>
          <w:b/>
          <w:bCs/>
          <w:sz w:val="22"/>
          <w:szCs w:val="22"/>
          <w:rPrChange w:id="3" w:author="Igor Sychev" w:date="2019-01-10T12:44:00Z">
            <w:rPr>
              <w:rFonts w:ascii="Calibri" w:hAnsi="Calibri" w:cs="Calibri"/>
              <w:b/>
              <w:bCs/>
              <w:sz w:val="22"/>
              <w:szCs w:val="22"/>
              <w:lang w:val="ru-RU"/>
            </w:rPr>
          </w:rPrChange>
        </w:rPr>
        <w:t>9</w:t>
      </w:r>
      <w:ins w:id="4" w:author="Igor Sychev" w:date="2019-01-10T12:44:00Z">
        <w:r w:rsidR="00EE199D">
          <w:rPr>
            <w:rFonts w:ascii="Calibri" w:hAnsi="Calibri" w:cs="Calibri"/>
            <w:b/>
            <w:bCs/>
            <w:sz w:val="22"/>
            <w:szCs w:val="22"/>
          </w:rPr>
          <w:t xml:space="preserve"> </w:t>
        </w:r>
        <w:r w:rsidR="00EE199D" w:rsidRPr="00EE199D">
          <w:rPr>
            <w:rFonts w:ascii="Calibri" w:hAnsi="Calibri" w:cs="Calibri"/>
            <w:b/>
            <w:bCs/>
            <w:sz w:val="22"/>
            <w:szCs w:val="22"/>
          </w:rPr>
          <w:t>https://channel9.msdn.com/</w:t>
        </w:r>
      </w:ins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Channel</w:t>
      </w:r>
      <w:r w:rsidRPr="005B0524">
        <w:rPr>
          <w:rFonts w:ascii="Calibri" w:hAnsi="Calibri" w:cs="Calibri"/>
          <w:sz w:val="22"/>
          <w:szCs w:val="22"/>
          <w:lang w:val="ru-RU"/>
        </w:rPr>
        <w:t>9</w:t>
      </w:r>
      <w:r w:rsidR="00AD2E76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-</w:t>
      </w:r>
      <w:r w:rsidR="00AD2E76">
        <w:rPr>
          <w:rFonts w:ascii="Calibri" w:hAnsi="Calibri" w:cs="Calibri"/>
          <w:sz w:val="22"/>
          <w:szCs w:val="22"/>
          <w:lang w:val="ru-RU"/>
        </w:rPr>
        <w:t xml:space="preserve"> это</w:t>
      </w:r>
      <w:r>
        <w:rPr>
          <w:rFonts w:ascii="Calibri" w:hAnsi="Calibri" w:cs="Calibri"/>
          <w:sz w:val="22"/>
          <w:szCs w:val="22"/>
          <w:lang w:val="ru-RU"/>
        </w:rPr>
        <w:t xml:space="preserve"> не ресурс для изучения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 xml:space="preserve">. В лучшем </w:t>
      </w:r>
      <w:r w:rsidR="00AD2E76">
        <w:rPr>
          <w:rFonts w:ascii="Calibri" w:hAnsi="Calibri" w:cs="Calibri"/>
          <w:sz w:val="22"/>
          <w:szCs w:val="22"/>
          <w:lang w:val="ru-RU"/>
        </w:rPr>
        <w:t>случае</w:t>
      </w:r>
      <w:r>
        <w:rPr>
          <w:rFonts w:ascii="Calibri" w:hAnsi="Calibri" w:cs="Calibri"/>
          <w:sz w:val="22"/>
          <w:szCs w:val="22"/>
          <w:lang w:val="ru-RU"/>
        </w:rPr>
        <w:t>, это место, где можно получить нотификацию о существовании новой фичи</w:t>
      </w:r>
      <w:r w:rsidR="00AD2E76">
        <w:rPr>
          <w:rFonts w:ascii="Calibri" w:hAnsi="Calibri" w:cs="Calibri"/>
          <w:sz w:val="22"/>
          <w:szCs w:val="22"/>
          <w:lang w:val="ru-RU"/>
        </w:rPr>
        <w:t xml:space="preserve">, но </w:t>
      </w:r>
      <w:r>
        <w:rPr>
          <w:rFonts w:ascii="Calibri" w:hAnsi="Calibri" w:cs="Calibri"/>
          <w:sz w:val="22"/>
          <w:szCs w:val="22"/>
          <w:lang w:val="ru-RU"/>
        </w:rPr>
        <w:t>детали только на практике и в документации. Поэтому лично я качаю видео выборочно перед командировкой, чтобы посмотреть в самолете. Благо, за месяц их обычно штук 5-6 по 10 минут появляется.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8575C9" w:rsidRPr="00440CEC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rPrChange w:id="5" w:author="Igor Sychev" w:date="2019-01-10T12:47:00Z">
            <w:rPr>
              <w:rFonts w:ascii="Calibri" w:hAnsi="Calibri" w:cs="Calibri"/>
              <w:sz w:val="22"/>
              <w:szCs w:val="22"/>
              <w:lang w:val="ru-RU"/>
            </w:rPr>
          </w:rPrChange>
        </w:rPr>
      </w:pPr>
      <w:r>
        <w:rPr>
          <w:rFonts w:ascii="Calibri" w:hAnsi="Calibri" w:cs="Calibri"/>
          <w:b/>
          <w:bCs/>
          <w:sz w:val="22"/>
          <w:szCs w:val="22"/>
        </w:rPr>
        <w:t>Azure</w:t>
      </w:r>
      <w:r w:rsidRPr="00440CEC">
        <w:rPr>
          <w:rFonts w:ascii="Calibri" w:hAnsi="Calibri" w:cs="Calibri"/>
          <w:b/>
          <w:bCs/>
          <w:sz w:val="22"/>
          <w:szCs w:val="22"/>
          <w:rPrChange w:id="6" w:author="Igor Sychev" w:date="2019-01-10T12:47:00Z">
            <w:rPr>
              <w:rFonts w:ascii="Calibri" w:hAnsi="Calibri" w:cs="Calibri"/>
              <w:b/>
              <w:bCs/>
              <w:sz w:val="22"/>
              <w:szCs w:val="22"/>
              <w:lang w:val="ru-RU"/>
            </w:rPr>
          </w:rPrChange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Blog</w:t>
      </w:r>
      <w:ins w:id="7" w:author="Igor Sychev" w:date="2019-01-10T12:47:00Z">
        <w:r w:rsidR="00440CEC">
          <w:rPr>
            <w:rFonts w:ascii="Calibri" w:hAnsi="Calibri" w:cs="Calibri"/>
            <w:b/>
            <w:bCs/>
            <w:sz w:val="22"/>
            <w:szCs w:val="22"/>
          </w:rPr>
          <w:t xml:space="preserve"> </w:t>
        </w:r>
        <w:r w:rsidR="00440CEC" w:rsidRPr="00440CEC">
          <w:rPr>
            <w:rFonts w:ascii="Calibri" w:hAnsi="Calibri" w:cs="Calibri"/>
            <w:b/>
            <w:bCs/>
            <w:sz w:val="22"/>
            <w:szCs w:val="22"/>
          </w:rPr>
          <w:t>https://azure.microsoft.com/en-us/blog/</w:t>
        </w:r>
      </w:ins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Этот ресурс лучше</w:t>
      </w:r>
      <w:r w:rsidR="006C66BE" w:rsidRPr="00A06737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6C66BE">
        <w:rPr>
          <w:rFonts w:ascii="Calibri" w:hAnsi="Calibri" w:cs="Calibri"/>
          <w:sz w:val="22"/>
          <w:szCs w:val="22"/>
          <w:lang w:val="ru-RU"/>
        </w:rPr>
        <w:t xml:space="preserve">и </w:t>
      </w:r>
      <w:r>
        <w:rPr>
          <w:rFonts w:ascii="Calibri" w:hAnsi="Calibri" w:cs="Calibri"/>
          <w:sz w:val="22"/>
          <w:szCs w:val="22"/>
          <w:lang w:val="ru-RU"/>
        </w:rPr>
        <w:t xml:space="preserve">детальнее чем </w:t>
      </w:r>
      <w:r>
        <w:rPr>
          <w:rFonts w:ascii="Calibri" w:hAnsi="Calibri" w:cs="Calibri"/>
          <w:sz w:val="22"/>
          <w:szCs w:val="22"/>
        </w:rPr>
        <w:t>Channel</w:t>
      </w:r>
      <w:r w:rsidRPr="005B0524">
        <w:rPr>
          <w:rFonts w:ascii="Calibri" w:hAnsi="Calibri" w:cs="Calibri"/>
          <w:sz w:val="22"/>
          <w:szCs w:val="22"/>
          <w:lang w:val="ru-RU"/>
        </w:rPr>
        <w:t>9</w:t>
      </w:r>
      <w:r>
        <w:rPr>
          <w:rFonts w:ascii="Calibri" w:hAnsi="Calibri" w:cs="Calibri"/>
          <w:sz w:val="22"/>
          <w:szCs w:val="22"/>
          <w:lang w:val="ru-RU"/>
        </w:rPr>
        <w:t>, но близок</w:t>
      </w:r>
      <w:r w:rsidR="006C66BE">
        <w:rPr>
          <w:rFonts w:ascii="Calibri" w:hAnsi="Calibri" w:cs="Calibri"/>
          <w:sz w:val="22"/>
          <w:szCs w:val="22"/>
          <w:lang w:val="ru-RU"/>
        </w:rPr>
        <w:t xml:space="preserve"> к нему</w:t>
      </w:r>
      <w:r>
        <w:rPr>
          <w:rFonts w:ascii="Calibri" w:hAnsi="Calibri" w:cs="Calibri"/>
          <w:sz w:val="22"/>
          <w:szCs w:val="22"/>
          <w:lang w:val="ru-RU"/>
        </w:rPr>
        <w:t xml:space="preserve"> по своей сути и подходит для получения нотификаций о новых фичах. Для уже существующих сервисов </w:t>
      </w:r>
      <w:del w:id="8" w:author="Igor Sychev" w:date="2019-01-10T12:46:00Z">
        <w:r w:rsidDel="00440CEC">
          <w:rPr>
            <w:rFonts w:ascii="Calibri" w:hAnsi="Calibri" w:cs="Calibri"/>
            <w:sz w:val="22"/>
            <w:szCs w:val="22"/>
            <w:lang w:val="ru-RU"/>
          </w:rPr>
          <w:delText xml:space="preserve">большая часть видео уже просто </w:delText>
        </w:r>
        <w:r w:rsidR="006C66BE" w:rsidDel="00440CEC">
          <w:rPr>
            <w:rFonts w:ascii="Calibri" w:hAnsi="Calibri" w:cs="Calibri"/>
            <w:sz w:val="22"/>
            <w:szCs w:val="22"/>
            <w:lang w:val="ru-RU"/>
          </w:rPr>
          <w:delText>неактуальна,</w:delText>
        </w:r>
        <w:r w:rsidDel="00440CEC">
          <w:rPr>
            <w:rFonts w:ascii="Calibri" w:hAnsi="Calibri" w:cs="Calibri"/>
            <w:sz w:val="22"/>
            <w:szCs w:val="22"/>
            <w:lang w:val="ru-RU"/>
          </w:rPr>
          <w:delText xml:space="preserve"> т.к. портал поменялся, а</w:delText>
        </w:r>
      </w:del>
      <w:r>
        <w:rPr>
          <w:rFonts w:ascii="Calibri" w:hAnsi="Calibri" w:cs="Calibri"/>
          <w:sz w:val="22"/>
          <w:szCs w:val="22"/>
          <w:lang w:val="ru-RU"/>
        </w:rPr>
        <w:t xml:space="preserve"> неизменными остались только ключевые концепции, которые и в первом абзаце документации</w:t>
      </w:r>
      <w:r w:rsidR="006C66BE">
        <w:rPr>
          <w:rFonts w:ascii="Calibri" w:hAnsi="Calibri" w:cs="Calibri"/>
          <w:sz w:val="22"/>
          <w:szCs w:val="22"/>
          <w:lang w:val="ru-RU"/>
        </w:rPr>
        <w:t xml:space="preserve"> всегда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6C66BE">
        <w:rPr>
          <w:rFonts w:ascii="Calibri" w:hAnsi="Calibri" w:cs="Calibri"/>
          <w:sz w:val="22"/>
          <w:szCs w:val="22"/>
          <w:lang w:val="ru-RU"/>
        </w:rPr>
        <w:t>печатают</w:t>
      </w:r>
      <w:r>
        <w:rPr>
          <w:rFonts w:ascii="Calibri" w:hAnsi="Calibri" w:cs="Calibri"/>
          <w:sz w:val="22"/>
          <w:szCs w:val="22"/>
          <w:lang w:val="ru-RU"/>
        </w:rPr>
        <w:t xml:space="preserve">. Иногда там есть технические детали, которые потом невозможно </w:t>
      </w:r>
      <w:r w:rsidR="006C66BE">
        <w:rPr>
          <w:rFonts w:ascii="Calibri" w:hAnsi="Calibri" w:cs="Calibri"/>
          <w:sz w:val="22"/>
          <w:szCs w:val="22"/>
          <w:lang w:val="ru-RU"/>
        </w:rPr>
        <w:t xml:space="preserve">отыскать </w:t>
      </w:r>
      <w:r>
        <w:rPr>
          <w:rFonts w:ascii="Calibri" w:hAnsi="Calibri" w:cs="Calibri"/>
          <w:sz w:val="22"/>
          <w:szCs w:val="22"/>
          <w:lang w:val="ru-RU"/>
        </w:rPr>
        <w:t>даже в документации (что у меня вызывает недоумение), но найти такие моменты</w:t>
      </w:r>
      <w:r w:rsidR="006C66BE">
        <w:rPr>
          <w:rFonts w:ascii="Calibri" w:hAnsi="Calibri" w:cs="Calibri"/>
          <w:sz w:val="22"/>
          <w:szCs w:val="22"/>
          <w:lang w:val="ru-RU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  <w:lang w:val="ru-RU"/>
        </w:rPr>
        <w:t>-</w:t>
      </w:r>
      <w:r w:rsidR="006C66BE">
        <w:rPr>
          <w:rFonts w:ascii="Calibri" w:hAnsi="Calibri" w:cs="Calibri"/>
          <w:sz w:val="22"/>
          <w:szCs w:val="22"/>
          <w:lang w:val="ru-RU"/>
        </w:rPr>
        <w:t xml:space="preserve"> это</w:t>
      </w:r>
      <w:proofErr w:type="gramEnd"/>
      <w:r>
        <w:rPr>
          <w:rFonts w:ascii="Calibri" w:hAnsi="Calibri" w:cs="Calibri"/>
          <w:sz w:val="22"/>
          <w:szCs w:val="22"/>
          <w:lang w:val="ru-RU"/>
        </w:rPr>
        <w:t xml:space="preserve"> как поиск иголок в стоге сена. 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Github</w:t>
      </w:r>
      <w:proofErr w:type="spellEnd"/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repositories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Есть очень много </w:t>
      </w:r>
      <w:r>
        <w:rPr>
          <w:rFonts w:ascii="Calibri" w:hAnsi="Calibri" w:cs="Calibri"/>
          <w:sz w:val="22"/>
          <w:szCs w:val="22"/>
        </w:rPr>
        <w:t>samples</w:t>
      </w:r>
      <w:r>
        <w:rPr>
          <w:rFonts w:ascii="Calibri" w:hAnsi="Calibri" w:cs="Calibri"/>
          <w:sz w:val="22"/>
          <w:szCs w:val="22"/>
          <w:lang w:val="ru-RU"/>
        </w:rPr>
        <w:t xml:space="preserve"> на </w:t>
      </w:r>
      <w:proofErr w:type="spellStart"/>
      <w:r>
        <w:rPr>
          <w:rFonts w:ascii="Calibri" w:hAnsi="Calibri" w:cs="Calibri"/>
          <w:sz w:val="22"/>
          <w:szCs w:val="22"/>
        </w:rPr>
        <w:t>github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>. Например</w:t>
      </w:r>
      <w:r w:rsidR="005F5A04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27" w:history="1">
        <w:r>
          <w:rPr>
            <w:rStyle w:val="Hyperlink"/>
            <w:rFonts w:ascii="Calibri" w:hAnsi="Calibri" w:cs="Calibri"/>
            <w:sz w:val="22"/>
            <w:szCs w:val="22"/>
            <w:lang w:val="ru-RU"/>
          </w:rPr>
          <w:t>https://github.com/azure-samples/</w:t>
        </w:r>
      </w:hyperlink>
      <w:r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Эти примеры неплохие, их очень много наделали для всех сервисов</w:t>
      </w:r>
      <w:r w:rsidR="005F5A04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и</w:t>
      </w:r>
      <w:r w:rsidR="005F5A04">
        <w:rPr>
          <w:rFonts w:ascii="Calibri" w:hAnsi="Calibri" w:cs="Calibri"/>
          <w:sz w:val="22"/>
          <w:szCs w:val="22"/>
          <w:lang w:val="ru-RU"/>
        </w:rPr>
        <w:t xml:space="preserve"> они</w:t>
      </w:r>
      <w:r>
        <w:rPr>
          <w:rFonts w:ascii="Calibri" w:hAnsi="Calibri" w:cs="Calibri"/>
          <w:sz w:val="22"/>
          <w:szCs w:val="22"/>
          <w:lang w:val="ru-RU"/>
        </w:rPr>
        <w:t xml:space="preserve"> обычно достаточно хорошо покрывают потребности разработчиков</w:t>
      </w:r>
      <w:r w:rsidR="005F5A04">
        <w:rPr>
          <w:rFonts w:ascii="Calibri" w:hAnsi="Calibri" w:cs="Calibri"/>
          <w:sz w:val="22"/>
          <w:szCs w:val="22"/>
          <w:lang w:val="ru-RU"/>
        </w:rPr>
        <w:t>/</w:t>
      </w:r>
      <w:r>
        <w:rPr>
          <w:rFonts w:ascii="Calibri" w:hAnsi="Calibri" w:cs="Calibri"/>
          <w:sz w:val="22"/>
          <w:szCs w:val="22"/>
          <w:lang w:val="ru-RU"/>
        </w:rPr>
        <w:t xml:space="preserve">архитекторов. 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Одна беда</w:t>
      </w:r>
      <w:r w:rsidR="005F5A04">
        <w:rPr>
          <w:rFonts w:ascii="Calibri" w:hAnsi="Calibri" w:cs="Calibri"/>
          <w:sz w:val="22"/>
          <w:szCs w:val="22"/>
          <w:lang w:val="ru-RU"/>
        </w:rPr>
        <w:t xml:space="preserve">: </w:t>
      </w:r>
      <w:r>
        <w:rPr>
          <w:rFonts w:ascii="Calibri" w:hAnsi="Calibri" w:cs="Calibri"/>
          <w:sz w:val="22"/>
          <w:szCs w:val="22"/>
          <w:lang w:val="ru-RU"/>
        </w:rPr>
        <w:t xml:space="preserve">поддержка этих примеров почти нулевая. Я открывал </w:t>
      </w:r>
      <w:r>
        <w:rPr>
          <w:rFonts w:ascii="Calibri" w:hAnsi="Calibri" w:cs="Calibri"/>
          <w:sz w:val="22"/>
          <w:szCs w:val="22"/>
        </w:rPr>
        <w:t>issues</w:t>
      </w:r>
      <w:r w:rsidRPr="005B0524">
        <w:rPr>
          <w:rFonts w:ascii="Calibri" w:hAnsi="Calibri" w:cs="Calibri"/>
          <w:sz w:val="22"/>
          <w:szCs w:val="22"/>
          <w:lang w:val="ru-RU"/>
        </w:rPr>
        <w:t>/</w:t>
      </w:r>
      <w:r>
        <w:rPr>
          <w:rFonts w:ascii="Calibri" w:hAnsi="Calibri" w:cs="Calibri"/>
          <w:sz w:val="22"/>
          <w:szCs w:val="22"/>
        </w:rPr>
        <w:t>pull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requests</w:t>
      </w:r>
      <w:r>
        <w:rPr>
          <w:rFonts w:ascii="Calibri" w:hAnsi="Calibri" w:cs="Calibri"/>
          <w:sz w:val="22"/>
          <w:szCs w:val="22"/>
          <w:lang w:val="ru-RU"/>
        </w:rPr>
        <w:t xml:space="preserve"> и считал </w:t>
      </w:r>
      <w:r w:rsidR="005F5A04">
        <w:rPr>
          <w:rFonts w:ascii="Calibri" w:hAnsi="Calibri" w:cs="Calibri"/>
          <w:sz w:val="22"/>
          <w:szCs w:val="22"/>
          <w:lang w:val="ru-RU"/>
        </w:rPr>
        <w:t>везением</w:t>
      </w:r>
      <w:r>
        <w:rPr>
          <w:rFonts w:ascii="Calibri" w:hAnsi="Calibri" w:cs="Calibri"/>
          <w:sz w:val="22"/>
          <w:szCs w:val="22"/>
          <w:lang w:val="ru-RU"/>
        </w:rPr>
        <w:t xml:space="preserve">, если за месяц был хотя бы ответ. Новые фичи через </w:t>
      </w:r>
      <w:r>
        <w:rPr>
          <w:rFonts w:ascii="Calibri" w:hAnsi="Calibri" w:cs="Calibri"/>
          <w:sz w:val="22"/>
          <w:szCs w:val="22"/>
        </w:rPr>
        <w:t>issue</w:t>
      </w:r>
      <w:r>
        <w:rPr>
          <w:rFonts w:ascii="Calibri" w:hAnsi="Calibri" w:cs="Calibri"/>
          <w:sz w:val="22"/>
          <w:szCs w:val="22"/>
          <w:lang w:val="ru-RU"/>
        </w:rPr>
        <w:t xml:space="preserve"> ни разу не добавляли. А вот </w:t>
      </w:r>
      <w:r>
        <w:rPr>
          <w:rFonts w:ascii="Calibri" w:hAnsi="Calibri" w:cs="Calibri"/>
          <w:sz w:val="22"/>
          <w:szCs w:val="22"/>
        </w:rPr>
        <w:t>pull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request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в некоторых случаях принимали, но не всегда. При этом, я был не каким-то </w:t>
      </w:r>
      <w:r>
        <w:rPr>
          <w:rFonts w:ascii="Calibri" w:hAnsi="Calibri" w:cs="Calibri"/>
          <w:sz w:val="22"/>
          <w:szCs w:val="22"/>
        </w:rPr>
        <w:t>no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name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user</w:t>
      </w:r>
      <w:r>
        <w:rPr>
          <w:rFonts w:ascii="Calibri" w:hAnsi="Calibri" w:cs="Calibri"/>
          <w:sz w:val="22"/>
          <w:szCs w:val="22"/>
          <w:lang w:val="ru-RU"/>
        </w:rPr>
        <w:t>, а сотрудником компании, но это вообще никак не влияло.</w:t>
      </w:r>
    </w:p>
    <w:p w:rsidR="00F92091" w:rsidRDefault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F92091" w:rsidRPr="009618BD" w:rsidRDefault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F92091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  <w:lang w:val="ru-RU"/>
        </w:rPr>
        <w:t xml:space="preserve">Рекомендованный мною путь изучения-сдачи </w:t>
      </w:r>
      <w:r w:rsidR="001F01EA">
        <w:rPr>
          <w:rFonts w:ascii="Calibri" w:hAnsi="Calibri" w:cs="Calibri"/>
          <w:b/>
          <w:bCs/>
          <w:sz w:val="22"/>
          <w:szCs w:val="22"/>
          <w:lang w:val="ru-RU"/>
        </w:rPr>
        <w:t>экзаменов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-сертификации</w:t>
      </w:r>
    </w:p>
    <w:p w:rsidR="00F92091" w:rsidRPr="005B0524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Если Вы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менеджер проекта</w:t>
      </w:r>
      <w:r>
        <w:rPr>
          <w:rFonts w:ascii="Calibri" w:hAnsi="Calibri" w:cs="Calibri"/>
          <w:sz w:val="22"/>
          <w:szCs w:val="22"/>
          <w:lang w:val="ru-RU"/>
        </w:rPr>
        <w:t xml:space="preserve">, где используется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>, я бы рекомендовал следующий набор ресурсов и шагов по изучению</w:t>
      </w:r>
      <w:r w:rsidRPr="005B0524">
        <w:rPr>
          <w:rFonts w:ascii="Calibri" w:hAnsi="Calibri" w:cs="Calibri"/>
          <w:sz w:val="22"/>
          <w:szCs w:val="22"/>
          <w:lang w:val="ru-RU"/>
        </w:rPr>
        <w:t>:</w:t>
      </w:r>
    </w:p>
    <w:p w:rsidR="00F92091" w:rsidRPr="005B0524" w:rsidRDefault="00F92091" w:rsidP="00F92091">
      <w:pPr>
        <w:numPr>
          <w:ilvl w:val="0"/>
          <w:numId w:val="15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Microsoft Professional Program -&gt; Cloud Administration track (</w:t>
      </w:r>
      <w:r>
        <w:rPr>
          <w:rFonts w:ascii="Calibri" w:eastAsia="Times New Roman" w:hAnsi="Calibri" w:cs="Calibri"/>
          <w:sz w:val="22"/>
          <w:szCs w:val="22"/>
          <w:lang w:val="ru-RU"/>
        </w:rPr>
        <w:t>Общий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обзор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базовых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сервисов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. </w:t>
      </w:r>
      <w:r>
        <w:rPr>
          <w:rFonts w:ascii="Calibri" w:eastAsia="Times New Roman" w:hAnsi="Calibri" w:cs="Calibri"/>
          <w:sz w:val="22"/>
          <w:szCs w:val="22"/>
          <w:lang w:val="ru-RU"/>
        </w:rPr>
        <w:t>Лабораторные работы можно не сдавать, но контент почитать- будет правильным)</w:t>
      </w:r>
    </w:p>
    <w:p w:rsidR="00F92091" w:rsidRPr="005B0524" w:rsidRDefault="00F92091" w:rsidP="00F92091">
      <w:pPr>
        <w:numPr>
          <w:ilvl w:val="0"/>
          <w:numId w:val="15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-900 (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экзамен, подтверждающий, что вы знаете все ключевые слова по </w:t>
      </w:r>
      <w:r>
        <w:rPr>
          <w:rFonts w:ascii="Calibri" w:eastAsia="Times New Roman" w:hAnsi="Calibri" w:cs="Calibri"/>
          <w:sz w:val="22"/>
          <w:szCs w:val="22"/>
        </w:rPr>
        <w:t>Azure</w:t>
      </w:r>
      <w:r>
        <w:rPr>
          <w:rFonts w:ascii="Calibri" w:eastAsia="Times New Roman" w:hAnsi="Calibri" w:cs="Calibri"/>
          <w:sz w:val="22"/>
          <w:szCs w:val="22"/>
          <w:lang w:val="ru-RU"/>
        </w:rPr>
        <w:t>)</w:t>
      </w:r>
    </w:p>
    <w:p w:rsidR="00F92091" w:rsidRDefault="00F92091" w:rsidP="00F9209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F92091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Если Вы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ITPro</w:t>
      </w:r>
      <w:proofErr w:type="spellEnd"/>
    </w:p>
    <w:p w:rsidR="00F92091" w:rsidRPr="005B0524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Microsoft Professional Program -&gt; Cloud Administration track (</w:t>
      </w:r>
      <w:r>
        <w:rPr>
          <w:rFonts w:ascii="Calibri" w:eastAsia="Times New Roman" w:hAnsi="Calibri" w:cs="Calibri"/>
          <w:sz w:val="22"/>
          <w:szCs w:val="22"/>
          <w:lang w:val="ru-RU"/>
        </w:rPr>
        <w:t>Общий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обзор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базовых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сервисов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. </w:t>
      </w:r>
      <w:r>
        <w:rPr>
          <w:rFonts w:ascii="Calibri" w:eastAsia="Times New Roman" w:hAnsi="Calibri" w:cs="Calibri"/>
          <w:sz w:val="22"/>
          <w:szCs w:val="22"/>
          <w:lang w:val="ru-RU"/>
        </w:rPr>
        <w:t>Лабораторные работы можно не сдавать, но контент почитать- будет правильным)</w:t>
      </w:r>
    </w:p>
    <w:p w:rsidR="00F92091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OpenEDX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 AZ-100/AZ-101 </w:t>
      </w:r>
      <w:r>
        <w:rPr>
          <w:rFonts w:ascii="Calibri" w:eastAsia="Times New Roman" w:hAnsi="Calibri" w:cs="Calibri"/>
          <w:sz w:val="22"/>
          <w:szCs w:val="22"/>
          <w:lang w:val="ru-RU"/>
        </w:rPr>
        <w:t>подготовительные материалы</w:t>
      </w:r>
    </w:p>
    <w:p w:rsidR="00F92091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На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Pluralsight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-&gt; Microsoft Azure Administrator (</w:t>
      </w:r>
      <w:r>
        <w:rPr>
          <w:rFonts w:ascii="Calibri" w:eastAsia="Times New Roman" w:hAnsi="Calibri" w:cs="Calibri"/>
          <w:sz w:val="22"/>
          <w:szCs w:val="22"/>
          <w:lang w:val="ru-RU"/>
        </w:rPr>
        <w:t>тесты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  <w:lang w:val="ru-RU"/>
        </w:rPr>
        <w:t>попроходить</w:t>
      </w:r>
      <w:proofErr w:type="spellEnd"/>
      <w:r w:rsidRPr="005B0524">
        <w:rPr>
          <w:rFonts w:ascii="Calibri" w:eastAsia="Times New Roman" w:hAnsi="Calibri" w:cs="Calibri"/>
          <w:sz w:val="22"/>
          <w:szCs w:val="22"/>
        </w:rPr>
        <w:t xml:space="preserve">, </w:t>
      </w:r>
      <w:r>
        <w:rPr>
          <w:rFonts w:ascii="Calibri" w:eastAsia="Times New Roman" w:hAnsi="Calibri" w:cs="Calibri"/>
          <w:sz w:val="22"/>
          <w:szCs w:val="22"/>
          <w:lang w:val="ru-RU"/>
        </w:rPr>
        <w:t>чтобы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своих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навыках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убедиться</w:t>
      </w:r>
      <w:r w:rsidRPr="005B0524">
        <w:rPr>
          <w:rFonts w:ascii="Calibri" w:eastAsia="Times New Roman" w:hAnsi="Calibri" w:cs="Calibri"/>
          <w:sz w:val="22"/>
          <w:szCs w:val="22"/>
        </w:rPr>
        <w:t>)</w:t>
      </w:r>
    </w:p>
    <w:p w:rsidR="00F92091" w:rsidRPr="005B0524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lastRenderedPageBreak/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-900 (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экзамен, подтверждающий, что вы знаете все ключевые слова по </w:t>
      </w:r>
      <w:r>
        <w:rPr>
          <w:rFonts w:ascii="Calibri" w:eastAsia="Times New Roman" w:hAnsi="Calibri" w:cs="Calibri"/>
          <w:sz w:val="22"/>
          <w:szCs w:val="22"/>
        </w:rPr>
        <w:t>Azure</w:t>
      </w:r>
      <w:r>
        <w:rPr>
          <w:rFonts w:ascii="Calibri" w:eastAsia="Times New Roman" w:hAnsi="Calibri" w:cs="Calibri"/>
          <w:sz w:val="22"/>
          <w:szCs w:val="22"/>
          <w:lang w:val="ru-RU"/>
        </w:rPr>
        <w:t>)</w:t>
      </w:r>
    </w:p>
    <w:p w:rsidR="00F92091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AZ-100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в обязательном порядке</w:t>
      </w:r>
    </w:p>
    <w:p w:rsidR="00F92091" w:rsidRPr="005B0524" w:rsidRDefault="00F92091" w:rsidP="00F92091">
      <w:pPr>
        <w:numPr>
          <w:ilvl w:val="1"/>
          <w:numId w:val="17"/>
        </w:numPr>
        <w:ind w:left="1080"/>
        <w:textAlignment w:val="center"/>
        <w:rPr>
          <w:rFonts w:ascii="Calibri" w:eastAsia="Times New Roman" w:hAnsi="Calibri" w:cs="Calibri"/>
          <w:i/>
          <w:iCs/>
          <w:sz w:val="22"/>
          <w:szCs w:val="22"/>
          <w:lang w:val="ru-RU"/>
        </w:rPr>
      </w:pPr>
      <w:r>
        <w:rPr>
          <w:rFonts w:ascii="Calibri" w:eastAsia="Times New Roman" w:hAnsi="Calibri" w:cs="Calibri"/>
          <w:i/>
          <w:iCs/>
          <w:sz w:val="22"/>
          <w:szCs w:val="22"/>
        </w:rPr>
        <w:t>AZ</w:t>
      </w:r>
      <w:r w:rsidRPr="005B0524">
        <w:rPr>
          <w:rFonts w:ascii="Calibri" w:eastAsia="Times New Roman" w:hAnsi="Calibri" w:cs="Calibri"/>
          <w:i/>
          <w:iCs/>
          <w:sz w:val="22"/>
          <w:szCs w:val="22"/>
          <w:lang w:val="ru-RU"/>
        </w:rPr>
        <w:t>-101</w:t>
      </w:r>
      <w:r>
        <w:rPr>
          <w:rFonts w:ascii="Calibri" w:eastAsia="Times New Roman" w:hAnsi="Calibri" w:cs="Calibri"/>
          <w:i/>
          <w:iCs/>
          <w:sz w:val="22"/>
          <w:szCs w:val="22"/>
          <w:lang w:val="ru-RU"/>
        </w:rPr>
        <w:t xml:space="preserve"> по желанию или по необходимости.</w:t>
      </w:r>
    </w:p>
    <w:p w:rsidR="00F92091" w:rsidRDefault="00F92091" w:rsidP="00F9209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F92091" w:rsidRPr="005B0524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 Если Вы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разработчик</w:t>
      </w:r>
      <w:r>
        <w:rPr>
          <w:rFonts w:ascii="Calibri" w:hAnsi="Calibri" w:cs="Calibri"/>
          <w:sz w:val="22"/>
          <w:szCs w:val="22"/>
          <w:lang w:val="ru-RU"/>
        </w:rPr>
        <w:t xml:space="preserve"> (и знаете </w:t>
      </w:r>
      <w:r w:rsidRPr="005B0524">
        <w:rPr>
          <w:rFonts w:ascii="Calibri" w:hAnsi="Calibri" w:cs="Calibri"/>
          <w:sz w:val="22"/>
          <w:szCs w:val="22"/>
          <w:lang w:val="ru-RU"/>
        </w:rPr>
        <w:t>.</w:t>
      </w:r>
      <w:r>
        <w:rPr>
          <w:rFonts w:ascii="Calibri" w:hAnsi="Calibri" w:cs="Calibri"/>
          <w:sz w:val="22"/>
          <w:szCs w:val="22"/>
        </w:rPr>
        <w:t>net</w:t>
      </w:r>
      <w:r w:rsidRPr="005B0524">
        <w:rPr>
          <w:rFonts w:ascii="Calibri" w:hAnsi="Calibri" w:cs="Calibri"/>
          <w:sz w:val="22"/>
          <w:szCs w:val="22"/>
          <w:lang w:val="ru-RU"/>
        </w:rPr>
        <w:t>/</w:t>
      </w:r>
      <w:r>
        <w:rPr>
          <w:rFonts w:ascii="Calibri" w:hAnsi="Calibri" w:cs="Calibri"/>
          <w:sz w:val="22"/>
          <w:szCs w:val="22"/>
        </w:rPr>
        <w:t>C</w:t>
      </w:r>
      <w:r w:rsidRPr="005B0524">
        <w:rPr>
          <w:rFonts w:ascii="Calibri" w:hAnsi="Calibri" w:cs="Calibri"/>
          <w:sz w:val="22"/>
          <w:szCs w:val="22"/>
          <w:lang w:val="ru-RU"/>
        </w:rPr>
        <w:t>#</w:t>
      </w:r>
      <w:r>
        <w:rPr>
          <w:rFonts w:ascii="Calibri" w:hAnsi="Calibri" w:cs="Calibri"/>
          <w:sz w:val="22"/>
          <w:szCs w:val="22"/>
          <w:lang w:val="ru-RU"/>
        </w:rPr>
        <w:t>)</w:t>
      </w:r>
    </w:p>
    <w:p w:rsidR="00F92091" w:rsidRPr="005B0524" w:rsidRDefault="00F92091" w:rsidP="00F92091">
      <w:pPr>
        <w:numPr>
          <w:ilvl w:val="0"/>
          <w:numId w:val="1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Microsoft Professional Program -&gt; Cloud Administration track (</w:t>
      </w:r>
      <w:r>
        <w:rPr>
          <w:rFonts w:ascii="Calibri" w:eastAsia="Times New Roman" w:hAnsi="Calibri" w:cs="Calibri"/>
          <w:sz w:val="22"/>
          <w:szCs w:val="22"/>
          <w:lang w:val="ru-RU"/>
        </w:rPr>
        <w:t>Общий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обзор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базовых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сервисов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. </w:t>
      </w:r>
      <w:r>
        <w:rPr>
          <w:rFonts w:ascii="Calibri" w:eastAsia="Times New Roman" w:hAnsi="Calibri" w:cs="Calibri"/>
          <w:sz w:val="22"/>
          <w:szCs w:val="22"/>
          <w:lang w:val="ru-RU"/>
        </w:rPr>
        <w:t>Нужен разработчикам</w:t>
      </w:r>
      <w:r w:rsidR="001F01EA">
        <w:rPr>
          <w:rFonts w:ascii="Calibri" w:eastAsia="Times New Roman" w:hAnsi="Calibri" w:cs="Calibri"/>
          <w:sz w:val="22"/>
          <w:szCs w:val="22"/>
          <w:lang w:val="ru-RU"/>
        </w:rPr>
        <w:t>,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т.к. не все проекты можно на чистом </w:t>
      </w:r>
      <w:r>
        <w:rPr>
          <w:rFonts w:ascii="Calibri" w:eastAsia="Times New Roman" w:hAnsi="Calibri" w:cs="Calibri"/>
          <w:sz w:val="22"/>
          <w:szCs w:val="22"/>
        </w:rPr>
        <w:t>PAAS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сделать, а разбираться в базовых инфраструктурных сервисах все равно нужно</w:t>
      </w:r>
      <w:r w:rsidR="001F01EA">
        <w:rPr>
          <w:rFonts w:ascii="Calibri" w:eastAsia="Times New Roman" w:hAnsi="Calibri" w:cs="Calibri"/>
          <w:sz w:val="22"/>
          <w:szCs w:val="22"/>
          <w:lang w:val="ru-RU"/>
        </w:rPr>
        <w:t>, потому что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те-же </w:t>
      </w:r>
      <w:r>
        <w:rPr>
          <w:rFonts w:ascii="Calibri" w:eastAsia="Times New Roman" w:hAnsi="Calibri" w:cs="Calibri"/>
          <w:sz w:val="22"/>
          <w:szCs w:val="22"/>
        </w:rPr>
        <w:t>AKS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базируются в конце концов на </w:t>
      </w:r>
      <w:r>
        <w:rPr>
          <w:rFonts w:ascii="Calibri" w:eastAsia="Times New Roman" w:hAnsi="Calibri" w:cs="Calibri"/>
          <w:sz w:val="22"/>
          <w:szCs w:val="22"/>
        </w:rPr>
        <w:t>VMs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, подключенных к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Vnets</w:t>
      </w:r>
      <w:proofErr w:type="spellEnd"/>
      <w:r>
        <w:rPr>
          <w:rFonts w:ascii="Calibri" w:eastAsia="Times New Roman" w:hAnsi="Calibri" w:cs="Calibri"/>
          <w:sz w:val="22"/>
          <w:szCs w:val="22"/>
          <w:lang w:val="ru-RU"/>
        </w:rPr>
        <w:t xml:space="preserve"> с </w:t>
      </w:r>
      <w:r>
        <w:rPr>
          <w:rFonts w:ascii="Calibri" w:eastAsia="Times New Roman" w:hAnsi="Calibri" w:cs="Calibri"/>
          <w:sz w:val="22"/>
          <w:szCs w:val="22"/>
        </w:rPr>
        <w:t>Load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Balanced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, </w:t>
      </w:r>
      <w:r>
        <w:rPr>
          <w:rFonts w:ascii="Calibri" w:eastAsia="Times New Roman" w:hAnsi="Calibri" w:cs="Calibri"/>
          <w:sz w:val="22"/>
          <w:szCs w:val="22"/>
        </w:rPr>
        <w:t>Public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IP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, </w:t>
      </w:r>
      <w:r>
        <w:rPr>
          <w:rFonts w:ascii="Calibri" w:eastAsia="Times New Roman" w:hAnsi="Calibri" w:cs="Calibri"/>
          <w:sz w:val="22"/>
          <w:szCs w:val="22"/>
        </w:rPr>
        <w:t>Network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Security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Groups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и т.п.)</w:t>
      </w:r>
    </w:p>
    <w:p w:rsidR="00F92091" w:rsidRDefault="00F92091" w:rsidP="00F92091">
      <w:pPr>
        <w:numPr>
          <w:ilvl w:val="0"/>
          <w:numId w:val="1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OpenEDX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 AZ</w:t>
      </w:r>
      <w:r>
        <w:rPr>
          <w:rFonts w:ascii="Calibri" w:eastAsia="Times New Roman" w:hAnsi="Calibri" w:cs="Calibri"/>
          <w:sz w:val="22"/>
          <w:szCs w:val="22"/>
          <w:lang w:val="ru-RU"/>
        </w:rPr>
        <w:t>-2</w:t>
      </w:r>
      <w:r>
        <w:rPr>
          <w:rFonts w:ascii="Calibri" w:eastAsia="Times New Roman" w:hAnsi="Calibri" w:cs="Calibri"/>
          <w:sz w:val="22"/>
          <w:szCs w:val="22"/>
        </w:rPr>
        <w:t>00/AZ-</w:t>
      </w:r>
      <w:r>
        <w:rPr>
          <w:rFonts w:ascii="Calibri" w:eastAsia="Times New Roman" w:hAnsi="Calibri" w:cs="Calibri"/>
          <w:sz w:val="22"/>
          <w:szCs w:val="22"/>
          <w:lang w:val="ru-RU"/>
        </w:rPr>
        <w:t>2</w:t>
      </w:r>
      <w:r>
        <w:rPr>
          <w:rFonts w:ascii="Calibri" w:eastAsia="Times New Roman" w:hAnsi="Calibri" w:cs="Calibri"/>
          <w:sz w:val="22"/>
          <w:szCs w:val="22"/>
        </w:rPr>
        <w:t xml:space="preserve">01 </w:t>
      </w:r>
      <w:r>
        <w:rPr>
          <w:rFonts w:ascii="Calibri" w:eastAsia="Times New Roman" w:hAnsi="Calibri" w:cs="Calibri"/>
          <w:sz w:val="22"/>
          <w:szCs w:val="22"/>
          <w:lang w:val="ru-RU"/>
        </w:rPr>
        <w:t>подготовительные материалы</w:t>
      </w:r>
    </w:p>
    <w:p w:rsidR="00F92091" w:rsidRDefault="00F92091" w:rsidP="00F92091">
      <w:pPr>
        <w:numPr>
          <w:ilvl w:val="0"/>
          <w:numId w:val="1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На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Pluralsight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Pluralsight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-&gt; Microsoft Azure Developer (</w:t>
      </w:r>
      <w:r>
        <w:rPr>
          <w:rFonts w:ascii="Calibri" w:eastAsia="Times New Roman" w:hAnsi="Calibri" w:cs="Calibri"/>
          <w:sz w:val="22"/>
          <w:szCs w:val="22"/>
          <w:lang w:val="ru-RU"/>
        </w:rPr>
        <w:t>тесты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  <w:lang w:val="ru-RU"/>
        </w:rPr>
        <w:t>попроходить</w:t>
      </w:r>
      <w:proofErr w:type="spellEnd"/>
      <w:r w:rsidRPr="005B0524">
        <w:rPr>
          <w:rFonts w:ascii="Calibri" w:eastAsia="Times New Roman" w:hAnsi="Calibri" w:cs="Calibri"/>
          <w:sz w:val="22"/>
          <w:szCs w:val="22"/>
        </w:rPr>
        <w:t xml:space="preserve">, </w:t>
      </w:r>
      <w:r>
        <w:rPr>
          <w:rFonts w:ascii="Calibri" w:eastAsia="Times New Roman" w:hAnsi="Calibri" w:cs="Calibri"/>
          <w:sz w:val="22"/>
          <w:szCs w:val="22"/>
          <w:lang w:val="ru-RU"/>
        </w:rPr>
        <w:t>чтобы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своих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навыках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убедиться</w:t>
      </w:r>
      <w:r w:rsidRPr="005B0524">
        <w:rPr>
          <w:rFonts w:ascii="Calibri" w:eastAsia="Times New Roman" w:hAnsi="Calibri" w:cs="Calibri"/>
          <w:sz w:val="22"/>
          <w:szCs w:val="22"/>
        </w:rPr>
        <w:t>)</w:t>
      </w:r>
    </w:p>
    <w:p w:rsidR="00F92091" w:rsidRPr="005B0524" w:rsidRDefault="00F92091" w:rsidP="00F92091">
      <w:pPr>
        <w:numPr>
          <w:ilvl w:val="1"/>
          <w:numId w:val="19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i/>
          <w:iCs/>
          <w:sz w:val="22"/>
          <w:szCs w:val="22"/>
        </w:rPr>
        <w:t>AZ</w:t>
      </w:r>
      <w:r w:rsidRPr="005B0524">
        <w:rPr>
          <w:rFonts w:ascii="Calibri" w:eastAsia="Times New Roman" w:hAnsi="Calibri" w:cs="Calibri"/>
          <w:i/>
          <w:iCs/>
          <w:sz w:val="22"/>
          <w:szCs w:val="22"/>
          <w:lang w:val="ru-RU"/>
        </w:rPr>
        <w:t>-900</w:t>
      </w:r>
      <w:r>
        <w:rPr>
          <w:rFonts w:ascii="Calibri" w:eastAsia="Times New Roman" w:hAnsi="Calibri" w:cs="Calibri"/>
          <w:i/>
          <w:iCs/>
          <w:sz w:val="22"/>
          <w:szCs w:val="22"/>
          <w:lang w:val="ru-RU"/>
        </w:rPr>
        <w:t xml:space="preserve"> Не обязателен, но полезен</w:t>
      </w:r>
      <w:r w:rsidRPr="005B0524">
        <w:rPr>
          <w:rFonts w:ascii="Calibri" w:eastAsia="Times New Roman" w:hAnsi="Calibri" w:cs="Calibri"/>
          <w:i/>
          <w:iCs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i/>
          <w:iCs/>
          <w:sz w:val="22"/>
          <w:szCs w:val="22"/>
          <w:lang w:val="ru-RU"/>
        </w:rPr>
        <w:t xml:space="preserve">экзамен, подтверждающий, что вы знаете все ключевые слова по </w:t>
      </w:r>
      <w:r>
        <w:rPr>
          <w:rFonts w:ascii="Calibri" w:eastAsia="Times New Roman" w:hAnsi="Calibri" w:cs="Calibri"/>
          <w:i/>
          <w:iCs/>
          <w:sz w:val="22"/>
          <w:szCs w:val="22"/>
        </w:rPr>
        <w:t>Azure</w:t>
      </w:r>
      <w:r>
        <w:rPr>
          <w:rFonts w:ascii="Calibri" w:eastAsia="Times New Roman" w:hAnsi="Calibri" w:cs="Calibri"/>
          <w:i/>
          <w:iCs/>
          <w:sz w:val="22"/>
          <w:szCs w:val="22"/>
          <w:lang w:val="ru-RU"/>
        </w:rPr>
        <w:t>.)</w:t>
      </w:r>
    </w:p>
    <w:p w:rsidR="00F92091" w:rsidRPr="005B0524" w:rsidRDefault="00F92091" w:rsidP="00F92091">
      <w:pPr>
        <w:numPr>
          <w:ilvl w:val="0"/>
          <w:numId w:val="1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-20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3 </w:t>
      </w:r>
    </w:p>
    <w:p w:rsidR="00F92091" w:rsidRPr="005B0524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Если Вы </w:t>
      </w:r>
      <w:r>
        <w:rPr>
          <w:rFonts w:ascii="Calibri" w:hAnsi="Calibri" w:cs="Calibri"/>
          <w:sz w:val="22"/>
          <w:szCs w:val="22"/>
        </w:rPr>
        <w:t>C</w:t>
      </w:r>
      <w:r w:rsidRPr="005B0524">
        <w:rPr>
          <w:rFonts w:ascii="Calibri" w:hAnsi="Calibri" w:cs="Calibri"/>
          <w:sz w:val="22"/>
          <w:szCs w:val="22"/>
          <w:lang w:val="ru-RU"/>
        </w:rPr>
        <w:t>#/.</w:t>
      </w:r>
      <w:r>
        <w:rPr>
          <w:rFonts w:ascii="Calibri" w:hAnsi="Calibri" w:cs="Calibri"/>
          <w:sz w:val="22"/>
          <w:szCs w:val="22"/>
        </w:rPr>
        <w:t>Net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не знаете, Вам будет</w:t>
      </w:r>
      <w:r w:rsidR="001F01EA">
        <w:rPr>
          <w:rFonts w:ascii="Calibri" w:hAnsi="Calibri" w:cs="Calibri"/>
          <w:sz w:val="22"/>
          <w:szCs w:val="22"/>
          <w:lang w:val="ru-RU"/>
        </w:rPr>
        <w:t xml:space="preserve"> сдать</w:t>
      </w:r>
      <w:r>
        <w:rPr>
          <w:rFonts w:ascii="Calibri" w:hAnsi="Calibri" w:cs="Calibri"/>
          <w:sz w:val="22"/>
          <w:szCs w:val="22"/>
          <w:lang w:val="ru-RU"/>
        </w:rPr>
        <w:t xml:space="preserve"> тяжелее, </w:t>
      </w:r>
      <w:r w:rsidR="001F01EA">
        <w:rPr>
          <w:rFonts w:ascii="Calibri" w:hAnsi="Calibri" w:cs="Calibri"/>
          <w:sz w:val="22"/>
          <w:szCs w:val="22"/>
          <w:lang w:val="ru-RU"/>
        </w:rPr>
        <w:t xml:space="preserve">но </w:t>
      </w:r>
      <w:r>
        <w:rPr>
          <w:rFonts w:ascii="Calibri" w:hAnsi="Calibri" w:cs="Calibri"/>
          <w:sz w:val="22"/>
          <w:szCs w:val="22"/>
          <w:lang w:val="ru-RU"/>
        </w:rPr>
        <w:t>возможно</w:t>
      </w:r>
      <w:r w:rsidR="001F01EA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т.к. все </w:t>
      </w:r>
      <w:r>
        <w:rPr>
          <w:rFonts w:ascii="Calibri" w:hAnsi="Calibri" w:cs="Calibri"/>
          <w:sz w:val="22"/>
          <w:szCs w:val="22"/>
        </w:rPr>
        <w:t>C</w:t>
      </w:r>
      <w:r w:rsidRPr="005B0524">
        <w:rPr>
          <w:rFonts w:ascii="Calibri" w:hAnsi="Calibri" w:cs="Calibri"/>
          <w:sz w:val="22"/>
          <w:szCs w:val="22"/>
          <w:lang w:val="ru-RU"/>
        </w:rPr>
        <w:t>-</w:t>
      </w:r>
      <w:r>
        <w:rPr>
          <w:rFonts w:ascii="Calibri" w:hAnsi="Calibri" w:cs="Calibri"/>
          <w:sz w:val="22"/>
          <w:szCs w:val="22"/>
        </w:rPr>
        <w:t>like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языки очень похожи и посмотреть на </w:t>
      </w:r>
      <w:r>
        <w:rPr>
          <w:rFonts w:ascii="Calibri" w:hAnsi="Calibri" w:cs="Calibri"/>
          <w:sz w:val="22"/>
          <w:szCs w:val="22"/>
        </w:rPr>
        <w:t>API</w:t>
      </w:r>
      <w:r>
        <w:rPr>
          <w:rFonts w:ascii="Calibri" w:hAnsi="Calibri" w:cs="Calibri"/>
          <w:sz w:val="22"/>
          <w:szCs w:val="22"/>
          <w:lang w:val="ru-RU"/>
        </w:rPr>
        <w:t xml:space="preserve"> можно и не </w:t>
      </w:r>
      <w:r w:rsidR="001F01EA">
        <w:rPr>
          <w:rFonts w:ascii="Calibri" w:hAnsi="Calibri" w:cs="Calibri"/>
          <w:sz w:val="22"/>
          <w:szCs w:val="22"/>
          <w:lang w:val="ru-RU"/>
        </w:rPr>
        <w:t xml:space="preserve">зная </w:t>
      </w:r>
      <w:r>
        <w:rPr>
          <w:rFonts w:ascii="Calibri" w:hAnsi="Calibri" w:cs="Calibri"/>
          <w:sz w:val="22"/>
          <w:szCs w:val="22"/>
        </w:rPr>
        <w:t>C</w:t>
      </w:r>
      <w:r w:rsidRPr="005B0524">
        <w:rPr>
          <w:rFonts w:ascii="Calibri" w:hAnsi="Calibri" w:cs="Calibri"/>
          <w:sz w:val="22"/>
          <w:szCs w:val="22"/>
          <w:lang w:val="ru-RU"/>
        </w:rPr>
        <w:t>#</w:t>
      </w:r>
      <w:r>
        <w:rPr>
          <w:rFonts w:ascii="Calibri" w:hAnsi="Calibri" w:cs="Calibri"/>
          <w:sz w:val="22"/>
          <w:szCs w:val="22"/>
          <w:lang w:val="ru-RU"/>
        </w:rPr>
        <w:t>.</w:t>
      </w:r>
    </w:p>
    <w:p w:rsidR="00F92091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F92091" w:rsidRPr="005B0524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Если вы </w:t>
      </w:r>
      <w:r>
        <w:rPr>
          <w:rFonts w:ascii="Calibri" w:hAnsi="Calibri" w:cs="Calibri"/>
          <w:b/>
          <w:bCs/>
          <w:sz w:val="22"/>
          <w:szCs w:val="22"/>
        </w:rPr>
        <w:t>Architect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(</w:t>
      </w:r>
      <w:r>
        <w:rPr>
          <w:rFonts w:ascii="Calibri" w:hAnsi="Calibri" w:cs="Calibri"/>
          <w:b/>
          <w:bCs/>
          <w:sz w:val="22"/>
          <w:szCs w:val="22"/>
        </w:rPr>
        <w:t>Solution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 xml:space="preserve">или любого другого типа). </w:t>
      </w:r>
      <w:r w:rsidR="001F01EA">
        <w:rPr>
          <w:rFonts w:ascii="Calibri" w:hAnsi="Calibri" w:cs="Calibri"/>
          <w:sz w:val="22"/>
          <w:szCs w:val="22"/>
          <w:lang w:val="ru-RU"/>
        </w:rPr>
        <w:t xml:space="preserve">Этот </w:t>
      </w:r>
      <w:r>
        <w:rPr>
          <w:rFonts w:ascii="Calibri" w:hAnsi="Calibri" w:cs="Calibri"/>
          <w:sz w:val="22"/>
          <w:szCs w:val="22"/>
          <w:lang w:val="ru-RU"/>
        </w:rPr>
        <w:t>путь</w:t>
      </w:r>
      <w:r w:rsidR="001F01EA">
        <w:rPr>
          <w:rFonts w:ascii="Calibri" w:hAnsi="Calibri" w:cs="Calibri"/>
          <w:sz w:val="22"/>
          <w:szCs w:val="22"/>
          <w:lang w:val="ru-RU"/>
        </w:rPr>
        <w:t xml:space="preserve"> будет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1F01EA">
        <w:rPr>
          <w:rFonts w:ascii="Calibri" w:hAnsi="Calibri" w:cs="Calibri"/>
          <w:sz w:val="22"/>
          <w:szCs w:val="22"/>
          <w:lang w:val="ru-RU"/>
        </w:rPr>
        <w:t>самым долгим</w:t>
      </w:r>
      <w:r>
        <w:rPr>
          <w:rFonts w:ascii="Calibri" w:hAnsi="Calibri" w:cs="Calibri"/>
          <w:sz w:val="22"/>
          <w:szCs w:val="22"/>
          <w:lang w:val="ru-RU"/>
        </w:rPr>
        <w:t xml:space="preserve">, но в </w:t>
      </w:r>
      <w:r w:rsidRPr="005B0524">
        <w:rPr>
          <w:rFonts w:ascii="Calibri" w:hAnsi="Calibri" w:cs="Calibri"/>
          <w:sz w:val="22"/>
          <w:szCs w:val="22"/>
          <w:lang w:val="ru-RU"/>
        </w:rPr>
        <w:t>"</w:t>
      </w:r>
      <w:r>
        <w:rPr>
          <w:rFonts w:ascii="Calibri" w:hAnsi="Calibri" w:cs="Calibri"/>
          <w:sz w:val="22"/>
          <w:szCs w:val="22"/>
          <w:lang w:val="ru-RU"/>
        </w:rPr>
        <w:t>Геометрии, нет королевских путей</w:t>
      </w:r>
      <w:r w:rsidRPr="005B0524">
        <w:rPr>
          <w:rFonts w:ascii="Calibri" w:hAnsi="Calibri" w:cs="Calibri"/>
          <w:sz w:val="22"/>
          <w:szCs w:val="22"/>
          <w:lang w:val="ru-RU"/>
        </w:rPr>
        <w:t>"</w:t>
      </w:r>
      <w:r>
        <w:rPr>
          <w:rFonts w:ascii="Calibri" w:hAnsi="Calibri" w:cs="Calibri"/>
          <w:sz w:val="22"/>
          <w:szCs w:val="22"/>
          <w:lang w:val="ru-RU"/>
        </w:rPr>
        <w:t>.</w:t>
      </w:r>
    </w:p>
    <w:p w:rsidR="00F92091" w:rsidRPr="005B0524" w:rsidRDefault="00F92091" w:rsidP="00F92091">
      <w:pPr>
        <w:numPr>
          <w:ilvl w:val="0"/>
          <w:numId w:val="2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Microsoft Professional Program -&gt; Cloud Administration track (</w:t>
      </w:r>
      <w:r>
        <w:rPr>
          <w:rFonts w:ascii="Calibri" w:eastAsia="Times New Roman" w:hAnsi="Calibri" w:cs="Calibri"/>
          <w:sz w:val="22"/>
          <w:szCs w:val="22"/>
          <w:lang w:val="ru-RU"/>
        </w:rPr>
        <w:t>Общий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обзор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базовых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сервисов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. </w:t>
      </w:r>
      <w:r>
        <w:rPr>
          <w:rFonts w:ascii="Calibri" w:eastAsia="Times New Roman" w:hAnsi="Calibri" w:cs="Calibri"/>
          <w:sz w:val="22"/>
          <w:szCs w:val="22"/>
          <w:lang w:val="ru-RU"/>
        </w:rPr>
        <w:t>Лабораторные работы можно не сдавать, но контент почитать будет правильным)</w:t>
      </w:r>
    </w:p>
    <w:p w:rsidR="00F92091" w:rsidRDefault="00F92091" w:rsidP="00F92091">
      <w:pPr>
        <w:numPr>
          <w:ilvl w:val="0"/>
          <w:numId w:val="2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OpenEDX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 AZ</w:t>
      </w:r>
      <w:r>
        <w:rPr>
          <w:rFonts w:ascii="Calibri" w:eastAsia="Times New Roman" w:hAnsi="Calibri" w:cs="Calibri"/>
          <w:sz w:val="22"/>
          <w:szCs w:val="22"/>
          <w:lang w:val="ru-RU"/>
        </w:rPr>
        <w:t>-</w:t>
      </w:r>
      <w:r>
        <w:rPr>
          <w:rFonts w:ascii="Calibri" w:eastAsia="Times New Roman" w:hAnsi="Calibri" w:cs="Calibri"/>
          <w:sz w:val="22"/>
          <w:szCs w:val="22"/>
        </w:rPr>
        <w:t xml:space="preserve">300/AZ-301 </w:t>
      </w:r>
      <w:r>
        <w:rPr>
          <w:rFonts w:ascii="Calibri" w:eastAsia="Times New Roman" w:hAnsi="Calibri" w:cs="Calibri"/>
          <w:sz w:val="22"/>
          <w:szCs w:val="22"/>
          <w:lang w:val="ru-RU"/>
        </w:rPr>
        <w:t>подготовительные материалы</w:t>
      </w:r>
    </w:p>
    <w:p w:rsidR="00F92091" w:rsidRPr="005B0524" w:rsidRDefault="00F92091" w:rsidP="00F92091">
      <w:pPr>
        <w:numPr>
          <w:ilvl w:val="1"/>
          <w:numId w:val="22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OpenEDX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-100/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-101 </w:t>
      </w:r>
      <w:r>
        <w:rPr>
          <w:rFonts w:ascii="Calibri" w:eastAsia="Times New Roman" w:hAnsi="Calibri" w:cs="Calibri"/>
          <w:sz w:val="22"/>
          <w:szCs w:val="22"/>
          <w:lang w:val="ru-RU"/>
        </w:rPr>
        <w:t>подготовительные материалы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sz w:val="22"/>
          <w:szCs w:val="22"/>
          <w:lang w:val="ru-RU"/>
        </w:rPr>
        <w:t>Не обязательные, но очень полезные т.к. можно на те же сервисы глянуть под другим углом)</w:t>
      </w:r>
    </w:p>
    <w:p w:rsidR="00F92091" w:rsidRPr="005B0524" w:rsidRDefault="00F92091" w:rsidP="00F92091">
      <w:pPr>
        <w:numPr>
          <w:ilvl w:val="1"/>
          <w:numId w:val="22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OpenEDX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 </w:t>
      </w:r>
      <w:r>
        <w:rPr>
          <w:rFonts w:ascii="Calibri" w:eastAsia="Times New Roman" w:hAnsi="Calibri" w:cs="Calibri"/>
          <w:sz w:val="22"/>
          <w:szCs w:val="22"/>
        </w:rPr>
        <w:t>AZ</w:t>
      </w:r>
      <w:r>
        <w:rPr>
          <w:rFonts w:ascii="Calibri" w:eastAsia="Times New Roman" w:hAnsi="Calibri" w:cs="Calibri"/>
          <w:sz w:val="22"/>
          <w:szCs w:val="22"/>
          <w:lang w:val="ru-RU"/>
        </w:rPr>
        <w:t>-2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00/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</w:t>
      </w:r>
      <w:r>
        <w:rPr>
          <w:rFonts w:ascii="Calibri" w:eastAsia="Times New Roman" w:hAnsi="Calibri" w:cs="Calibri"/>
          <w:sz w:val="22"/>
          <w:szCs w:val="22"/>
          <w:lang w:val="ru-RU"/>
        </w:rPr>
        <w:t>2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01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подготовительные материалы 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(</w:t>
      </w:r>
      <w:r>
        <w:rPr>
          <w:rFonts w:ascii="Calibri" w:eastAsia="Times New Roman" w:hAnsi="Calibri" w:cs="Calibri"/>
          <w:sz w:val="22"/>
          <w:szCs w:val="22"/>
          <w:lang w:val="ru-RU"/>
        </w:rPr>
        <w:t>Не обязательные, но очень полезные т.к. можно на те же сервисы глянуть под другим углом)</w:t>
      </w:r>
    </w:p>
    <w:p w:rsidR="00F92091" w:rsidRPr="005B0524" w:rsidRDefault="008343DA" w:rsidP="00F92091">
      <w:pPr>
        <w:numPr>
          <w:ilvl w:val="0"/>
          <w:numId w:val="2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Очень рекомендую сдать экзамен </w:t>
      </w:r>
      <w:r w:rsidR="00F92091">
        <w:rPr>
          <w:rFonts w:ascii="Calibri" w:eastAsia="Times New Roman" w:hAnsi="Calibri" w:cs="Calibri"/>
          <w:sz w:val="22"/>
          <w:szCs w:val="22"/>
        </w:rPr>
        <w:t>AZ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>-900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 xml:space="preserve">. </w:t>
      </w:r>
      <w:r w:rsidR="00F92091" w:rsidRPr="005B0524">
        <w:rPr>
          <w:rFonts w:ascii="Calibri" w:eastAsia="Times New Roman" w:hAnsi="Calibri" w:cs="Calibri"/>
          <w:sz w:val="22"/>
          <w:szCs w:val="22"/>
          <w:lang w:val="ru-RU"/>
        </w:rPr>
        <w:t>(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 xml:space="preserve">Экзамен, подтверждающий, что вы знаете все ключевые слова по </w:t>
      </w:r>
      <w:r w:rsidR="00F92091">
        <w:rPr>
          <w:rFonts w:ascii="Calibri" w:eastAsia="Times New Roman" w:hAnsi="Calibri" w:cs="Calibri"/>
          <w:sz w:val="22"/>
          <w:szCs w:val="22"/>
        </w:rPr>
        <w:t>Azure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. Для Архитекторов это так</w:t>
      </w:r>
      <w:r>
        <w:rPr>
          <w:rFonts w:ascii="Calibri" w:eastAsia="Times New Roman" w:hAnsi="Calibri" w:cs="Calibri"/>
          <w:sz w:val="22"/>
          <w:szCs w:val="22"/>
          <w:lang w:val="ru-RU"/>
        </w:rPr>
        <w:t>ой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F92091">
        <w:rPr>
          <w:rFonts w:ascii="Calibri" w:eastAsia="Times New Roman" w:hAnsi="Calibri" w:cs="Calibri"/>
          <w:sz w:val="22"/>
          <w:szCs w:val="22"/>
        </w:rPr>
        <w:t>Checkpoint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 xml:space="preserve">, в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котором </w:t>
      </w:r>
      <w:r w:rsidR="00F92091">
        <w:rPr>
          <w:rFonts w:ascii="Calibri" w:eastAsia="Times New Roman" w:hAnsi="Calibri" w:cs="Calibri"/>
          <w:sz w:val="22"/>
          <w:szCs w:val="22"/>
          <w:lang w:val="ru-RU"/>
        </w:rPr>
        <w:t>можно убедиться, что Вы идет правильно.)</w:t>
      </w:r>
    </w:p>
    <w:p w:rsidR="00F92091" w:rsidRPr="005B0524" w:rsidRDefault="00F92091" w:rsidP="00F92091">
      <w:pPr>
        <w:numPr>
          <w:ilvl w:val="0"/>
          <w:numId w:val="2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На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Microsoft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Azure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Solution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Architect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тесты </w:t>
      </w:r>
      <w:proofErr w:type="spellStart"/>
      <w:r>
        <w:rPr>
          <w:rFonts w:ascii="Calibri" w:eastAsia="Times New Roman" w:hAnsi="Calibri" w:cs="Calibri"/>
          <w:sz w:val="22"/>
          <w:szCs w:val="22"/>
          <w:lang w:val="ru-RU"/>
        </w:rPr>
        <w:t>попроходить</w:t>
      </w:r>
      <w:proofErr w:type="spellEnd"/>
      <w:r>
        <w:rPr>
          <w:rFonts w:ascii="Calibri" w:eastAsia="Times New Roman" w:hAnsi="Calibri" w:cs="Calibri"/>
          <w:sz w:val="22"/>
          <w:szCs w:val="22"/>
          <w:lang w:val="ru-RU"/>
        </w:rPr>
        <w:t>, чтобы в своих навыках убедиться)</w:t>
      </w:r>
    </w:p>
    <w:p w:rsidR="00F92091" w:rsidRPr="005B0524" w:rsidRDefault="00F92091" w:rsidP="00F92091">
      <w:pPr>
        <w:numPr>
          <w:ilvl w:val="1"/>
          <w:numId w:val="23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Microsoft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Azure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Developer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sz w:val="22"/>
          <w:szCs w:val="22"/>
          <w:lang w:val="ru-RU"/>
        </w:rPr>
        <w:t>Опционально, но дополнительная практика не повредит)</w:t>
      </w:r>
    </w:p>
    <w:p w:rsidR="00F92091" w:rsidRPr="005B0524" w:rsidRDefault="00F92091" w:rsidP="00F92091">
      <w:pPr>
        <w:numPr>
          <w:ilvl w:val="1"/>
          <w:numId w:val="23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Microsoft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Azure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Administrator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sz w:val="22"/>
          <w:szCs w:val="22"/>
          <w:lang w:val="ru-RU"/>
        </w:rPr>
        <w:t>Опционально, но дополнительная практика не повредит)</w:t>
      </w:r>
    </w:p>
    <w:p w:rsidR="00F92091" w:rsidRPr="005B0524" w:rsidRDefault="00F92091" w:rsidP="00F92091">
      <w:pPr>
        <w:numPr>
          <w:ilvl w:val="0"/>
          <w:numId w:val="2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Изучить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материал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на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Azure Architecture Center </w:t>
      </w:r>
    </w:p>
    <w:p w:rsidR="00F92091" w:rsidRPr="005B0524" w:rsidRDefault="00F92091" w:rsidP="00F92091">
      <w:pPr>
        <w:numPr>
          <w:ilvl w:val="0"/>
          <w:numId w:val="2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</w:t>
      </w:r>
      <w:r>
        <w:rPr>
          <w:rFonts w:ascii="Calibri" w:eastAsia="Times New Roman" w:hAnsi="Calibri" w:cs="Calibri"/>
          <w:sz w:val="22"/>
          <w:szCs w:val="22"/>
          <w:lang w:val="ru-RU"/>
        </w:rPr>
        <w:t>300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/301 </w:t>
      </w:r>
      <w:r>
        <w:rPr>
          <w:rFonts w:ascii="Calibri" w:eastAsia="Times New Roman" w:hAnsi="Calibri" w:cs="Calibri"/>
          <w:sz w:val="22"/>
          <w:szCs w:val="22"/>
          <w:lang w:val="ru-RU"/>
        </w:rPr>
        <w:t>в обязательном порядке</w:t>
      </w:r>
      <w:r w:rsidR="008343DA">
        <w:rPr>
          <w:rFonts w:ascii="Calibri" w:eastAsia="Times New Roman" w:hAnsi="Calibri" w:cs="Calibri"/>
          <w:sz w:val="22"/>
          <w:szCs w:val="22"/>
          <w:lang w:val="ru-RU"/>
        </w:rPr>
        <w:t>,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т.к. сдавать один без другого смысла особого нет.</w:t>
      </w:r>
    </w:p>
    <w:p w:rsidR="00F92091" w:rsidRPr="005B0524" w:rsidRDefault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bookmarkStart w:id="9" w:name="_GoBack"/>
      <w:bookmarkEnd w:id="9"/>
    </w:p>
    <w:sectPr w:rsidR="00F92091" w:rsidRPr="005B0524" w:rsidSect="00431E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B2708"/>
    <w:multiLevelType w:val="multilevel"/>
    <w:tmpl w:val="54245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A61741"/>
    <w:multiLevelType w:val="multilevel"/>
    <w:tmpl w:val="B1A0F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EC5038"/>
    <w:multiLevelType w:val="hybridMultilevel"/>
    <w:tmpl w:val="C4940A28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8246B2"/>
    <w:multiLevelType w:val="multilevel"/>
    <w:tmpl w:val="A81A9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E64F7D"/>
    <w:multiLevelType w:val="multilevel"/>
    <w:tmpl w:val="80B4E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F26A2D"/>
    <w:multiLevelType w:val="hybridMultilevel"/>
    <w:tmpl w:val="2696CDC0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56B00"/>
    <w:multiLevelType w:val="multilevel"/>
    <w:tmpl w:val="4D3EC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4950B4"/>
    <w:multiLevelType w:val="multilevel"/>
    <w:tmpl w:val="7AC68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CF509E2"/>
    <w:multiLevelType w:val="hybridMultilevel"/>
    <w:tmpl w:val="826CF86C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8E4F8A"/>
    <w:multiLevelType w:val="multilevel"/>
    <w:tmpl w:val="71B0F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A30882"/>
    <w:multiLevelType w:val="multilevel"/>
    <w:tmpl w:val="32F8B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4201479"/>
    <w:multiLevelType w:val="multilevel"/>
    <w:tmpl w:val="198C6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D234F8"/>
    <w:multiLevelType w:val="multilevel"/>
    <w:tmpl w:val="7B04B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9DE541B"/>
    <w:multiLevelType w:val="multilevel"/>
    <w:tmpl w:val="A2F05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FB133BA"/>
    <w:multiLevelType w:val="multilevel"/>
    <w:tmpl w:val="31223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53A73C6"/>
    <w:multiLevelType w:val="multilevel"/>
    <w:tmpl w:val="7AB4E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832785E"/>
    <w:multiLevelType w:val="multilevel"/>
    <w:tmpl w:val="DA98A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544DA6"/>
    <w:multiLevelType w:val="hybridMultilevel"/>
    <w:tmpl w:val="29D2E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893112"/>
    <w:multiLevelType w:val="hybridMultilevel"/>
    <w:tmpl w:val="8A00C414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7D565F"/>
    <w:multiLevelType w:val="hybridMultilevel"/>
    <w:tmpl w:val="1B1A2DCC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DA2167"/>
    <w:multiLevelType w:val="hybridMultilevel"/>
    <w:tmpl w:val="38B29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9B07C6"/>
    <w:multiLevelType w:val="multilevel"/>
    <w:tmpl w:val="CD920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57C0559"/>
    <w:multiLevelType w:val="hybridMultilevel"/>
    <w:tmpl w:val="1646F2B8"/>
    <w:lvl w:ilvl="0" w:tplc="DCEE4C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064D7E"/>
    <w:multiLevelType w:val="multilevel"/>
    <w:tmpl w:val="1AA24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9BD4578"/>
    <w:multiLevelType w:val="hybridMultilevel"/>
    <w:tmpl w:val="F3046816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B54D90"/>
    <w:multiLevelType w:val="multilevel"/>
    <w:tmpl w:val="93EAE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DFA6798"/>
    <w:multiLevelType w:val="multilevel"/>
    <w:tmpl w:val="203AB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03D1887"/>
    <w:multiLevelType w:val="hybridMultilevel"/>
    <w:tmpl w:val="DB7A9860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AA5552"/>
    <w:multiLevelType w:val="hybridMultilevel"/>
    <w:tmpl w:val="94E47D28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DD7873"/>
    <w:multiLevelType w:val="hybridMultilevel"/>
    <w:tmpl w:val="5AE2F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9620C8"/>
    <w:multiLevelType w:val="multilevel"/>
    <w:tmpl w:val="9C18A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8FE0A4C"/>
    <w:multiLevelType w:val="hybridMultilevel"/>
    <w:tmpl w:val="62641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4D7B82"/>
    <w:multiLevelType w:val="hybridMultilevel"/>
    <w:tmpl w:val="D916AC54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  <w:lvlOverride w:ilvl="0">
      <w:startOverride w:val="1"/>
    </w:lvlOverride>
  </w:num>
  <w:num w:numId="3">
    <w:abstractNumId w:val="3"/>
    <w:lvlOverride w:ilvl="0">
      <w:startOverride w:val="2"/>
    </w:lvlOverride>
  </w:num>
  <w:num w:numId="4">
    <w:abstractNumId w:val="1"/>
  </w:num>
  <w:num w:numId="5">
    <w:abstractNumId w:val="6"/>
  </w:num>
  <w:num w:numId="6">
    <w:abstractNumId w:val="14"/>
  </w:num>
  <w:num w:numId="7">
    <w:abstractNumId w:val="12"/>
  </w:num>
  <w:num w:numId="8">
    <w:abstractNumId w:val="7"/>
  </w:num>
  <w:num w:numId="9">
    <w:abstractNumId w:val="21"/>
  </w:num>
  <w:num w:numId="10">
    <w:abstractNumId w:val="15"/>
  </w:num>
  <w:num w:numId="11">
    <w:abstractNumId w:val="9"/>
  </w:num>
  <w:num w:numId="12">
    <w:abstractNumId w:val="13"/>
  </w:num>
  <w:num w:numId="13">
    <w:abstractNumId w:val="25"/>
  </w:num>
  <w:num w:numId="14">
    <w:abstractNumId w:val="10"/>
  </w:num>
  <w:num w:numId="15">
    <w:abstractNumId w:val="4"/>
    <w:lvlOverride w:ilvl="0">
      <w:startOverride w:val="1"/>
    </w:lvlOverride>
  </w:num>
  <w:num w:numId="16">
    <w:abstractNumId w:val="23"/>
    <w:lvlOverride w:ilvl="0">
      <w:startOverride w:val="1"/>
    </w:lvlOverride>
  </w:num>
  <w:num w:numId="17">
    <w:abstractNumId w:val="23"/>
    <w:lvlOverride w:ilvl="0"/>
    <w:lvlOverride w:ilvl="1">
      <w:startOverride w:val="1"/>
    </w:lvlOverride>
  </w:num>
  <w:num w:numId="18">
    <w:abstractNumId w:val="30"/>
    <w:lvlOverride w:ilvl="0">
      <w:startOverride w:val="1"/>
    </w:lvlOverride>
  </w:num>
  <w:num w:numId="19">
    <w:abstractNumId w:val="30"/>
    <w:lvlOverride w:ilvl="0"/>
    <w:lvlOverride w:ilvl="1">
      <w:startOverride w:val="1"/>
    </w:lvlOverride>
  </w:num>
  <w:num w:numId="20">
    <w:abstractNumId w:val="30"/>
    <w:lvlOverride w:ilvl="0"/>
    <w:lvlOverride w:ilvl="1">
      <w:startOverride w:val="1"/>
    </w:lvlOverride>
  </w:num>
  <w:num w:numId="21">
    <w:abstractNumId w:val="16"/>
    <w:lvlOverride w:ilvl="0">
      <w:startOverride w:val="1"/>
    </w:lvlOverride>
  </w:num>
  <w:num w:numId="22">
    <w:abstractNumId w:val="16"/>
    <w:lvlOverride w:ilvl="0"/>
    <w:lvlOverride w:ilvl="1">
      <w:startOverride w:val="1"/>
    </w:lvlOverride>
  </w:num>
  <w:num w:numId="23">
    <w:abstractNumId w:val="16"/>
    <w:lvlOverride w:ilvl="0"/>
    <w:lvlOverride w:ilvl="1">
      <w:startOverride w:val="1"/>
    </w:lvlOverride>
  </w:num>
  <w:num w:numId="24">
    <w:abstractNumId w:val="26"/>
    <w:lvlOverride w:ilvl="0">
      <w:startOverride w:val="1"/>
    </w:lvlOverride>
  </w:num>
  <w:num w:numId="25">
    <w:abstractNumId w:val="31"/>
  </w:num>
  <w:num w:numId="26">
    <w:abstractNumId w:val="20"/>
  </w:num>
  <w:num w:numId="27">
    <w:abstractNumId w:val="17"/>
  </w:num>
  <w:num w:numId="28">
    <w:abstractNumId w:val="24"/>
  </w:num>
  <w:num w:numId="29">
    <w:abstractNumId w:val="18"/>
  </w:num>
  <w:num w:numId="30">
    <w:abstractNumId w:val="27"/>
  </w:num>
  <w:num w:numId="31">
    <w:abstractNumId w:val="8"/>
  </w:num>
  <w:num w:numId="32">
    <w:abstractNumId w:val="2"/>
  </w:num>
  <w:num w:numId="33">
    <w:abstractNumId w:val="32"/>
  </w:num>
  <w:num w:numId="34">
    <w:abstractNumId w:val="19"/>
  </w:num>
  <w:num w:numId="35">
    <w:abstractNumId w:val="5"/>
  </w:num>
  <w:num w:numId="36">
    <w:abstractNumId w:val="28"/>
  </w:num>
  <w:num w:numId="37">
    <w:abstractNumId w:val="29"/>
  </w:num>
  <w:num w:numId="38">
    <w:abstractNumId w:val="22"/>
  </w:num>
  <w:numIdMacAtCleanup w:val="2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Igor Sychev">
    <w15:presenceInfo w15:providerId="AD" w15:userId="S-1-5-21-6361574-293082422-13007618-10726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13D8"/>
    <w:rsid w:val="00001D5D"/>
    <w:rsid w:val="0000450D"/>
    <w:rsid w:val="0001789B"/>
    <w:rsid w:val="00040002"/>
    <w:rsid w:val="00054AC6"/>
    <w:rsid w:val="00063A65"/>
    <w:rsid w:val="000665DC"/>
    <w:rsid w:val="000961CC"/>
    <w:rsid w:val="000D4493"/>
    <w:rsid w:val="000D5E93"/>
    <w:rsid w:val="0013498A"/>
    <w:rsid w:val="00136D82"/>
    <w:rsid w:val="00194B3B"/>
    <w:rsid w:val="001F01EA"/>
    <w:rsid w:val="00205170"/>
    <w:rsid w:val="0021006C"/>
    <w:rsid w:val="0026517A"/>
    <w:rsid w:val="00272F8D"/>
    <w:rsid w:val="002C22B3"/>
    <w:rsid w:val="002C3AE1"/>
    <w:rsid w:val="002F13D8"/>
    <w:rsid w:val="00331DE2"/>
    <w:rsid w:val="00357CC4"/>
    <w:rsid w:val="00363CB6"/>
    <w:rsid w:val="003657FE"/>
    <w:rsid w:val="0038456B"/>
    <w:rsid w:val="0040057A"/>
    <w:rsid w:val="00431E54"/>
    <w:rsid w:val="00440CEC"/>
    <w:rsid w:val="00443B09"/>
    <w:rsid w:val="0048226C"/>
    <w:rsid w:val="004D408F"/>
    <w:rsid w:val="004D7A63"/>
    <w:rsid w:val="004E268F"/>
    <w:rsid w:val="00502588"/>
    <w:rsid w:val="00502AE5"/>
    <w:rsid w:val="00516030"/>
    <w:rsid w:val="00516EFD"/>
    <w:rsid w:val="005706CD"/>
    <w:rsid w:val="005A7331"/>
    <w:rsid w:val="005B0524"/>
    <w:rsid w:val="005F100C"/>
    <w:rsid w:val="005F5A04"/>
    <w:rsid w:val="006324D1"/>
    <w:rsid w:val="00636F85"/>
    <w:rsid w:val="006B1715"/>
    <w:rsid w:val="006C66BE"/>
    <w:rsid w:val="006F5A01"/>
    <w:rsid w:val="006F6700"/>
    <w:rsid w:val="00711CCC"/>
    <w:rsid w:val="007128FC"/>
    <w:rsid w:val="00724435"/>
    <w:rsid w:val="007324E3"/>
    <w:rsid w:val="00734395"/>
    <w:rsid w:val="007558EF"/>
    <w:rsid w:val="007640D7"/>
    <w:rsid w:val="00791BE9"/>
    <w:rsid w:val="007A0361"/>
    <w:rsid w:val="008265D1"/>
    <w:rsid w:val="008343DA"/>
    <w:rsid w:val="00834511"/>
    <w:rsid w:val="008575C9"/>
    <w:rsid w:val="00886B81"/>
    <w:rsid w:val="008B760F"/>
    <w:rsid w:val="008E6D3A"/>
    <w:rsid w:val="00931F5C"/>
    <w:rsid w:val="009618BD"/>
    <w:rsid w:val="009766CA"/>
    <w:rsid w:val="009B1957"/>
    <w:rsid w:val="009B486D"/>
    <w:rsid w:val="009C6EEB"/>
    <w:rsid w:val="009D4107"/>
    <w:rsid w:val="00A06737"/>
    <w:rsid w:val="00A10240"/>
    <w:rsid w:val="00A51407"/>
    <w:rsid w:val="00A51639"/>
    <w:rsid w:val="00A567F5"/>
    <w:rsid w:val="00A9554F"/>
    <w:rsid w:val="00AC5F1A"/>
    <w:rsid w:val="00AD2E76"/>
    <w:rsid w:val="00AF67B9"/>
    <w:rsid w:val="00AF7953"/>
    <w:rsid w:val="00B0066B"/>
    <w:rsid w:val="00B0563D"/>
    <w:rsid w:val="00B06478"/>
    <w:rsid w:val="00B24A31"/>
    <w:rsid w:val="00B333F4"/>
    <w:rsid w:val="00B6628D"/>
    <w:rsid w:val="00C0690C"/>
    <w:rsid w:val="00C12BCE"/>
    <w:rsid w:val="00C378DD"/>
    <w:rsid w:val="00C81A05"/>
    <w:rsid w:val="00C91F2B"/>
    <w:rsid w:val="00CD08F6"/>
    <w:rsid w:val="00D014FE"/>
    <w:rsid w:val="00D47BBF"/>
    <w:rsid w:val="00D75A2F"/>
    <w:rsid w:val="00D964E3"/>
    <w:rsid w:val="00DB497C"/>
    <w:rsid w:val="00DD79B3"/>
    <w:rsid w:val="00DF0BFB"/>
    <w:rsid w:val="00E43D3D"/>
    <w:rsid w:val="00EA72E8"/>
    <w:rsid w:val="00EC31F0"/>
    <w:rsid w:val="00ED7F08"/>
    <w:rsid w:val="00EE199D"/>
    <w:rsid w:val="00F92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13C526"/>
  <w15:docId w15:val="{8B0691C3-0C85-450A-9F8E-428D24B52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1E54"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431E54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rsid w:val="00431E54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431E5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1E54"/>
    <w:rPr>
      <w:color w:val="800080"/>
      <w:u w:val="single"/>
    </w:rPr>
  </w:style>
  <w:style w:type="table" w:styleId="TableGrid">
    <w:name w:val="Table Grid"/>
    <w:basedOn w:val="TableNormal"/>
    <w:uiPriority w:val="39"/>
    <w:rsid w:val="009B48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F670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91F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647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478"/>
    <w:rPr>
      <w:rFonts w:ascii="Segoe UI" w:eastAsiaTheme="minorEastAsi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5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dx.org/" TargetMode="External"/><Relationship Id="rId13" Type="http://schemas.openxmlformats.org/officeDocument/2006/relationships/hyperlink" Target="https://openedx.microsoft.com/courses/course-v1:Microsoft+INF240x+2018_T3/info" TargetMode="External"/><Relationship Id="rId18" Type="http://schemas.openxmlformats.org/officeDocument/2006/relationships/hyperlink" Target="https://academy.microsoft.com/en-us/professional-program/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academy.microsoft.com/en-us/professional-program/tracks/devops/" TargetMode="External"/><Relationship Id="rId7" Type="http://schemas.openxmlformats.org/officeDocument/2006/relationships/hyperlink" Target="https://cloudsociety.learning.microsoft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academy.microsoft.com/en-us/tracks/data-scienc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academy.microsoft.com/en-us/professional-program/tracks/internet-of-things/" TargetMode="Externa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hyperlink" Target="https://openedx.microsoft.com/" TargetMode="External"/><Relationship Id="rId11" Type="http://schemas.openxmlformats.org/officeDocument/2006/relationships/hyperlink" Target="https://blogs.msdn.microsoft.com/wriju/2018/12/20/free-trainings-for-azure-certifications-az/" TargetMode="External"/><Relationship Id="rId24" Type="http://schemas.openxmlformats.org/officeDocument/2006/relationships/hyperlink" Target="https://cloudsociety.microsoft.com/learn/DataAndA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academy.microsoft.com/en-us/professional-program/tracks/cloud-administra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edx.org/course?search_query=azure" TargetMode="External"/><Relationship Id="rId22" Type="http://schemas.openxmlformats.org/officeDocument/2006/relationships/hyperlink" Target="https://academy.microsoft.com/en-us/professional-program/tracks/big-data/" TargetMode="External"/><Relationship Id="rId27" Type="http://schemas.openxmlformats.org/officeDocument/2006/relationships/hyperlink" Target="https://github.com/azure-sample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FF9760-9B79-470D-AB39-1EC6DBE33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8</Pages>
  <Words>2145</Words>
  <Characters>12231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Sychev</dc:creator>
  <cp:keywords/>
  <dc:description/>
  <cp:lastModifiedBy>Igor Sychev</cp:lastModifiedBy>
  <cp:revision>52</cp:revision>
  <dcterms:created xsi:type="dcterms:W3CDTF">2019-01-08T12:58:00Z</dcterms:created>
  <dcterms:modified xsi:type="dcterms:W3CDTF">2019-01-10T09:55:00Z</dcterms:modified>
</cp:coreProperties>
</file>