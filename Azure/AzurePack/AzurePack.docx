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3C20" w:rsidRDefault="00D21320">
      <w:r>
        <w:t>Много раз сталкивался с разными версиями</w:t>
      </w:r>
      <w:del w:id="0" w:author="Екатерина Сычева" w:date="2016-01-14T09:38:00Z">
        <w:r w:rsidDel="00925268">
          <w:delText>-</w:delText>
        </w:r>
      </w:del>
      <w:ins w:id="1" w:author="Екатерина Сычева" w:date="2016-01-14T09:39:00Z">
        <w:r w:rsidR="00925268">
          <w:t xml:space="preserve"> о том,</w:t>
        </w:r>
      </w:ins>
      <w:r>
        <w:t xml:space="preserve"> что такое </w:t>
      </w:r>
      <w:r>
        <w:rPr>
          <w:lang w:val="en-US"/>
        </w:rPr>
        <w:t>Azure</w:t>
      </w:r>
      <w:r w:rsidRPr="00D21320">
        <w:t xml:space="preserve"> </w:t>
      </w:r>
      <w:r>
        <w:rPr>
          <w:lang w:val="en-US"/>
        </w:rPr>
        <w:t>Pack</w:t>
      </w:r>
      <w:ins w:id="2" w:author="Екатерина Сычева" w:date="2016-01-14T09:39:00Z">
        <w:r w:rsidR="00925268">
          <w:t>,</w:t>
        </w:r>
      </w:ins>
      <w:r w:rsidR="008F3C20">
        <w:t xml:space="preserve"> и </w:t>
      </w:r>
      <w:del w:id="3" w:author="Екатерина Сычева" w:date="2016-01-14T09:39:00Z">
        <w:r w:rsidR="008F3C20" w:rsidDel="00925268">
          <w:delText xml:space="preserve">по </w:delText>
        </w:r>
      </w:del>
      <w:r w:rsidR="008F3C20">
        <w:t xml:space="preserve">т.к. мне эти версии не нравились, решил, что пора написать </w:t>
      </w:r>
      <w:del w:id="4" w:author="Екатерина Сычева" w:date="2016-01-14T09:39:00Z">
        <w:r w:rsidR="008F3C20" w:rsidDel="00925268">
          <w:delText>свое</w:delText>
        </w:r>
      </w:del>
      <w:ins w:id="5" w:author="Екатерина Сычева" w:date="2016-01-14T09:39:00Z">
        <w:r w:rsidR="00925268">
          <w:t>сво</w:t>
        </w:r>
        <w:r w:rsidR="00925268">
          <w:t>ю</w:t>
        </w:r>
      </w:ins>
      <w:r w:rsidR="008F3C20">
        <w:t>.</w:t>
      </w:r>
      <w:r w:rsidR="00EA744E">
        <w:t xml:space="preserve"> </w:t>
      </w:r>
    </w:p>
    <w:p w:rsidR="008F3C20" w:rsidRPr="00042AF7" w:rsidRDefault="00715828">
      <w:pPr>
        <w:rPr>
          <w:b/>
        </w:rPr>
      </w:pPr>
      <w:r w:rsidRPr="00042AF7">
        <w:rPr>
          <w:b/>
        </w:rPr>
        <w:t xml:space="preserve">Что такое </w:t>
      </w:r>
      <w:proofErr w:type="spellStart"/>
      <w:r w:rsidRPr="00042AF7">
        <w:rPr>
          <w:b/>
          <w:lang w:val="en-US"/>
        </w:rPr>
        <w:t>AzurePack</w:t>
      </w:r>
      <w:proofErr w:type="spellEnd"/>
      <w:r w:rsidRPr="00925268">
        <w:rPr>
          <w:b/>
        </w:rPr>
        <w:t>?</w:t>
      </w:r>
    </w:p>
    <w:p w:rsidR="00715828" w:rsidRDefault="00715828">
      <w:r>
        <w:t>Это программный комплекс, который включает в себя</w:t>
      </w:r>
      <w:r w:rsidRPr="00715828">
        <w:t>:</w:t>
      </w:r>
      <w:r>
        <w:t xml:space="preserve"> </w:t>
      </w:r>
    </w:p>
    <w:p w:rsidR="00C54F48" w:rsidRDefault="00C54F48">
      <w:r>
        <w:rPr>
          <w:noProof/>
          <w:lang w:eastAsia="ru-RU"/>
        </w:rPr>
        <w:drawing>
          <wp:inline distT="0" distB="0" distL="0" distR="0">
            <wp:extent cx="592455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28" w:rsidRDefault="00715828" w:rsidP="00715828">
      <w:pPr>
        <w:pStyle w:val="a4"/>
        <w:numPr>
          <w:ilvl w:val="0"/>
          <w:numId w:val="1"/>
        </w:numPr>
      </w:pPr>
      <w:r>
        <w:t xml:space="preserve">портал самообслуживания, внешне похожий на </w:t>
      </w:r>
      <w:hyperlink r:id="rId6" w:history="1">
        <w:r w:rsidRPr="00EC3229">
          <w:rPr>
            <w:rStyle w:val="a3"/>
          </w:rPr>
          <w:t>http://</w:t>
        </w:r>
        <w:r w:rsidRPr="00715828">
          <w:rPr>
            <w:rStyle w:val="a3"/>
            <w:lang w:val="en-US"/>
          </w:rPr>
          <w:t>manage</w:t>
        </w:r>
        <w:r w:rsidRPr="00EC3229">
          <w:rPr>
            <w:rStyle w:val="a3"/>
          </w:rPr>
          <w:t>.</w:t>
        </w:r>
        <w:proofErr w:type="spellStart"/>
        <w:r w:rsidRPr="00715828">
          <w:rPr>
            <w:rStyle w:val="a3"/>
            <w:lang w:val="en-US"/>
          </w:rPr>
          <w:t>windowsazure</w:t>
        </w:r>
        <w:proofErr w:type="spellEnd"/>
        <w:r w:rsidRPr="00EC3229">
          <w:rPr>
            <w:rStyle w:val="a3"/>
          </w:rPr>
          <w:t>.</w:t>
        </w:r>
        <w:r w:rsidRPr="00715828">
          <w:rPr>
            <w:rStyle w:val="a3"/>
            <w:lang w:val="en-US"/>
          </w:rPr>
          <w:t>com</w:t>
        </w:r>
      </w:hyperlink>
      <w:r>
        <w:t xml:space="preserve">, который пользователи могут использовать для </w:t>
      </w:r>
      <w:del w:id="6" w:author="Екатерина Сычева" w:date="2016-01-14T09:40:00Z">
        <w:r w:rsidDel="00925268">
          <w:delText xml:space="preserve">создание </w:delText>
        </w:r>
      </w:del>
      <w:ins w:id="7" w:author="Екатерина Сычева" w:date="2016-01-14T09:40:00Z">
        <w:r w:rsidR="00925268">
          <w:t>создани</w:t>
        </w:r>
        <w:r w:rsidR="00925268">
          <w:t>я</w:t>
        </w:r>
        <w:r w:rsidR="00925268">
          <w:t xml:space="preserve"> </w:t>
        </w:r>
      </w:ins>
      <w:r>
        <w:t>ресурсов</w:t>
      </w:r>
      <w:ins w:id="8" w:author="Екатерина Сычева" w:date="2016-01-14T09:40:00Z">
        <w:r w:rsidR="00925268">
          <w:t xml:space="preserve"> </w:t>
        </w:r>
      </w:ins>
      <w:r>
        <w:t xml:space="preserve">(виртуальных машин, виртуальных сетей, баз данных </w:t>
      </w:r>
      <w:proofErr w:type="spellStart"/>
      <w:r w:rsidRPr="00715828">
        <w:rPr>
          <w:lang w:val="en-US"/>
        </w:rPr>
        <w:t>sql</w:t>
      </w:r>
      <w:proofErr w:type="spellEnd"/>
      <w:r w:rsidRPr="00715828">
        <w:t xml:space="preserve"> </w:t>
      </w:r>
      <w:r w:rsidRPr="00715828">
        <w:rPr>
          <w:lang w:val="en-US"/>
        </w:rPr>
        <w:t>server</w:t>
      </w:r>
      <w:r w:rsidRPr="00715828">
        <w:t xml:space="preserve">, </w:t>
      </w:r>
      <w:proofErr w:type="spellStart"/>
      <w:r w:rsidRPr="00715828">
        <w:rPr>
          <w:lang w:val="en-US"/>
        </w:rPr>
        <w:t>mysql</w:t>
      </w:r>
      <w:proofErr w:type="spellEnd"/>
      <w:r>
        <w:t xml:space="preserve"> и еще некоторых типов ресурсов</w:t>
      </w:r>
      <w:del w:id="9" w:author="Екатерина Сычева" w:date="2016-01-14T09:40:00Z">
        <w:r w:rsidDel="00925268">
          <w:delText>.</w:delText>
        </w:r>
      </w:del>
      <w:r>
        <w:t>)</w:t>
      </w:r>
    </w:p>
    <w:p w:rsidR="00715828" w:rsidRDefault="00715828" w:rsidP="00715828">
      <w:pPr>
        <w:pStyle w:val="a4"/>
        <w:numPr>
          <w:ilvl w:val="0"/>
          <w:numId w:val="1"/>
        </w:numPr>
      </w:pPr>
      <w:r>
        <w:rPr>
          <w:lang w:val="en-US"/>
        </w:rPr>
        <w:t>API</w:t>
      </w:r>
      <w:r w:rsidRPr="00715828">
        <w:t xml:space="preserve"> </w:t>
      </w:r>
      <w:r>
        <w:t xml:space="preserve">управления (портал работает через </w:t>
      </w:r>
      <w:r w:rsidR="00C54F48">
        <w:rPr>
          <w:lang w:val="en-US"/>
        </w:rPr>
        <w:t>Tenant</w:t>
      </w:r>
      <w:r w:rsidR="00C54F48" w:rsidRPr="00C54F48">
        <w:t xml:space="preserve"> </w:t>
      </w:r>
      <w:r>
        <w:rPr>
          <w:lang w:val="en-US"/>
        </w:rPr>
        <w:t>API</w:t>
      </w:r>
      <w:r w:rsidR="00C54F48" w:rsidRPr="00C54F48">
        <w:t xml:space="preserve">, </w:t>
      </w:r>
      <w:r w:rsidR="00C54F48">
        <w:rPr>
          <w:lang w:val="en-US"/>
        </w:rPr>
        <w:t>Admin</w:t>
      </w:r>
      <w:r w:rsidR="00C54F48" w:rsidRPr="00C54F48">
        <w:t xml:space="preserve"> API</w:t>
      </w:r>
      <w:r>
        <w:t>)</w:t>
      </w:r>
    </w:p>
    <w:p w:rsidR="005052FA" w:rsidRDefault="005052FA" w:rsidP="005052FA">
      <w:pPr>
        <w:pStyle w:val="a4"/>
        <w:numPr>
          <w:ilvl w:val="0"/>
          <w:numId w:val="1"/>
        </w:numPr>
      </w:pPr>
      <w:r>
        <w:t>набора</w:t>
      </w:r>
      <w:r w:rsidRPr="00715828">
        <w:t xml:space="preserve"> </w:t>
      </w:r>
      <w:r w:rsidRPr="00715828">
        <w:rPr>
          <w:lang w:val="en-US"/>
        </w:rPr>
        <w:t>resource</w:t>
      </w:r>
      <w:r w:rsidRPr="00715828">
        <w:t xml:space="preserve"> </w:t>
      </w:r>
      <w:r w:rsidRPr="00715828">
        <w:rPr>
          <w:lang w:val="en-US"/>
        </w:rPr>
        <w:t>provider</w:t>
      </w:r>
      <w:r w:rsidRPr="00715828">
        <w:t>-</w:t>
      </w:r>
      <w:proofErr w:type="spellStart"/>
      <w:r>
        <w:t>ов</w:t>
      </w:r>
      <w:proofErr w:type="spellEnd"/>
      <w:r>
        <w:t xml:space="preserve">, которые предоставляют доступ к </w:t>
      </w:r>
      <w:r w:rsidR="00C54F48">
        <w:t>ресурсам (</w:t>
      </w:r>
      <w:r>
        <w:t xml:space="preserve">тем же </w:t>
      </w:r>
      <w:r w:rsidR="00FF4D0B">
        <w:t>виртуальным</w:t>
      </w:r>
      <w:r>
        <w:t xml:space="preserve"> машинам)</w:t>
      </w:r>
    </w:p>
    <w:p w:rsidR="00715828" w:rsidRDefault="00715828" w:rsidP="00715828">
      <w:pPr>
        <w:pStyle w:val="a4"/>
        <w:numPr>
          <w:ilvl w:val="0"/>
          <w:numId w:val="1"/>
        </w:numPr>
      </w:pPr>
      <w:r>
        <w:rPr>
          <w:lang w:val="en-US"/>
        </w:rPr>
        <w:t xml:space="preserve">API </w:t>
      </w:r>
      <w:r>
        <w:t>сбора статистики использования</w:t>
      </w:r>
    </w:p>
    <w:p w:rsidR="005052FA" w:rsidRDefault="005052FA" w:rsidP="00715828">
      <w:pPr>
        <w:pStyle w:val="a4"/>
        <w:numPr>
          <w:ilvl w:val="0"/>
          <w:numId w:val="1"/>
        </w:numPr>
      </w:pPr>
      <w:r>
        <w:t>Портал Администратора</w:t>
      </w:r>
      <w:r w:rsidR="00C54F48">
        <w:rPr>
          <w:lang w:val="en-US"/>
        </w:rPr>
        <w:t xml:space="preserve"> (Admin Portal)</w:t>
      </w:r>
    </w:p>
    <w:p w:rsidR="005052FA" w:rsidRDefault="005052FA" w:rsidP="00715828">
      <w:pPr>
        <w:pStyle w:val="a4"/>
        <w:numPr>
          <w:ilvl w:val="0"/>
          <w:numId w:val="1"/>
        </w:numPr>
      </w:pPr>
      <w:r>
        <w:t>База данных, в которой</w:t>
      </w:r>
      <w:r w:rsidR="00C54F48">
        <w:t xml:space="preserve"> хранится конфигурация</w:t>
      </w:r>
      <w:r w:rsidR="00C54F48" w:rsidRPr="00C54F48">
        <w:t xml:space="preserve"> (</w:t>
      </w:r>
      <w:r w:rsidR="00C54F48">
        <w:rPr>
          <w:lang w:val="en-US"/>
        </w:rPr>
        <w:t>Management</w:t>
      </w:r>
      <w:r w:rsidR="00C54F48" w:rsidRPr="00C54F48">
        <w:t xml:space="preserve"> </w:t>
      </w:r>
      <w:r w:rsidR="00C54F48">
        <w:rPr>
          <w:lang w:val="en-US"/>
        </w:rPr>
        <w:t>Database</w:t>
      </w:r>
      <w:r w:rsidR="00C54F48" w:rsidRPr="00C54F48">
        <w:t>)</w:t>
      </w:r>
      <w:r w:rsidR="00C54F48">
        <w:t xml:space="preserve"> </w:t>
      </w:r>
    </w:p>
    <w:p w:rsidR="00F03AF2" w:rsidRPr="001E5279" w:rsidRDefault="001E5279" w:rsidP="00F03AF2">
      <w:pPr>
        <w:rPr>
          <w:b/>
        </w:rPr>
      </w:pPr>
      <w:r w:rsidRPr="001E5279">
        <w:rPr>
          <w:b/>
        </w:rPr>
        <w:t xml:space="preserve">Что дает </w:t>
      </w:r>
      <w:r w:rsidRPr="001E5279">
        <w:rPr>
          <w:b/>
          <w:lang w:val="en-US"/>
        </w:rPr>
        <w:t>Azure</w:t>
      </w:r>
      <w:r w:rsidRPr="001E5279">
        <w:rPr>
          <w:b/>
        </w:rPr>
        <w:t xml:space="preserve"> </w:t>
      </w:r>
      <w:r w:rsidRPr="001E5279">
        <w:rPr>
          <w:b/>
          <w:lang w:val="en-US"/>
        </w:rPr>
        <w:t>Pack</w:t>
      </w:r>
      <w:r w:rsidRPr="001E5279">
        <w:rPr>
          <w:b/>
        </w:rPr>
        <w:t>?</w:t>
      </w:r>
    </w:p>
    <w:p w:rsidR="001E5279" w:rsidRDefault="001E5279" w:rsidP="00F03AF2">
      <w:r>
        <w:t>Пользователи</w:t>
      </w:r>
      <w:del w:id="10" w:author="Екатерина Сычева" w:date="2016-01-14T09:41:00Z">
        <w:r w:rsidDel="00925268">
          <w:delText>,</w:delText>
        </w:r>
      </w:del>
      <w:r>
        <w:t xml:space="preserve"> с помощью портала самообслуживания могут сами создавать ресурсы в рамках свих квот, а </w:t>
      </w:r>
      <w:r w:rsidR="00A41C31">
        <w:t>также</w:t>
      </w:r>
      <w:r>
        <w:t xml:space="preserve"> </w:t>
      </w:r>
      <w:r w:rsidR="000F20F5">
        <w:t xml:space="preserve">в определенной степени </w:t>
      </w:r>
      <w:r>
        <w:t>управлять ими (включать, выключить виртуальные машины</w:t>
      </w:r>
      <w:ins w:id="11" w:author="Екатерина Сычева" w:date="2016-01-14T09:41:00Z">
        <w:r w:rsidR="00925268">
          <w:t>,</w:t>
        </w:r>
      </w:ins>
      <w:r>
        <w:t xml:space="preserve"> к примеру)</w:t>
      </w:r>
      <w:r w:rsidR="000F20F5">
        <w:t>.</w:t>
      </w:r>
    </w:p>
    <w:p w:rsidR="000F20F5" w:rsidRPr="000F20F5" w:rsidRDefault="000F20F5" w:rsidP="00F03AF2">
      <w:pPr>
        <w:rPr>
          <w:b/>
        </w:rPr>
      </w:pPr>
      <w:r w:rsidRPr="000F20F5">
        <w:rPr>
          <w:b/>
        </w:rPr>
        <w:t xml:space="preserve">Что не может </w:t>
      </w:r>
      <w:r w:rsidRPr="000F20F5">
        <w:rPr>
          <w:b/>
          <w:lang w:val="en-US"/>
        </w:rPr>
        <w:t>Azure</w:t>
      </w:r>
      <w:r w:rsidRPr="000F20F5">
        <w:rPr>
          <w:b/>
        </w:rPr>
        <w:t xml:space="preserve"> </w:t>
      </w:r>
      <w:r w:rsidRPr="000F20F5">
        <w:rPr>
          <w:b/>
          <w:lang w:val="en-US"/>
        </w:rPr>
        <w:t>Pack</w:t>
      </w:r>
      <w:r w:rsidRPr="000F20F5">
        <w:rPr>
          <w:b/>
        </w:rPr>
        <w:t>?</w:t>
      </w:r>
    </w:p>
    <w:p w:rsidR="000F20F5" w:rsidRPr="000F20F5" w:rsidRDefault="000F20F5" w:rsidP="00F03AF2">
      <w:r>
        <w:t xml:space="preserve">В отличии от большого </w:t>
      </w:r>
      <w:r>
        <w:rPr>
          <w:lang w:val="en-US"/>
        </w:rPr>
        <w:t>Azure</w:t>
      </w:r>
      <w:r>
        <w:t>, который</w:t>
      </w:r>
      <w:ins w:id="12" w:author="Екатерина Сычева" w:date="2016-01-14T09:42:00Z">
        <w:r w:rsidR="00925268">
          <w:t>,</w:t>
        </w:r>
      </w:ins>
      <w:r>
        <w:t xml:space="preserve"> к примеру, для </w:t>
      </w:r>
      <w:r>
        <w:rPr>
          <w:lang w:val="en-US"/>
        </w:rPr>
        <w:t>storage</w:t>
      </w:r>
      <w:r w:rsidRPr="000F20F5">
        <w:t xml:space="preserve"> </w:t>
      </w:r>
      <w:r>
        <w:t xml:space="preserve">делает 3 копии ваших данных, </w:t>
      </w:r>
      <w:r>
        <w:rPr>
          <w:lang w:val="en-US"/>
        </w:rPr>
        <w:t>Azure</w:t>
      </w:r>
      <w:r w:rsidRPr="000F20F5">
        <w:t xml:space="preserve"> </w:t>
      </w:r>
      <w:r>
        <w:rPr>
          <w:lang w:val="en-US"/>
        </w:rPr>
        <w:t>Pack</w:t>
      </w:r>
      <w:del w:id="13" w:author="Екатерина Сычева" w:date="2016-01-14T09:42:00Z">
        <w:r w:rsidDel="00925268">
          <w:delText>-</w:delText>
        </w:r>
      </w:del>
      <w:r>
        <w:t xml:space="preserve"> этим не занимается. Все вопросы дублирования данных, восстановления после сбоев и т.п. на совести и плечах админов. </w:t>
      </w:r>
    </w:p>
    <w:p w:rsidR="00F03AF2" w:rsidRPr="00F03AF2" w:rsidRDefault="00F03AF2" w:rsidP="00F03AF2">
      <w:pPr>
        <w:rPr>
          <w:b/>
        </w:rPr>
      </w:pPr>
      <w:r w:rsidRPr="00F03AF2">
        <w:rPr>
          <w:b/>
        </w:rPr>
        <w:t>Установка</w:t>
      </w:r>
    </w:p>
    <w:p w:rsidR="00F03AF2" w:rsidRPr="00F03AF2" w:rsidRDefault="00F03AF2" w:rsidP="00F03AF2">
      <w:r>
        <w:rPr>
          <w:noProof/>
          <w:lang w:eastAsia="ru-RU"/>
        </w:rPr>
        <w:lastRenderedPageBreak/>
        <w:drawing>
          <wp:inline distT="0" distB="0" distL="0" distR="0">
            <wp:extent cx="5943600" cy="4029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AF2" w:rsidRDefault="00F03AF2" w:rsidP="005052FA">
      <w:r>
        <w:t>Самый простой способ</w:t>
      </w:r>
      <w:ins w:id="14" w:author="Екатерина Сычева" w:date="2016-01-14T09:42:00Z">
        <w:r w:rsidR="00925268">
          <w:t xml:space="preserve"> </w:t>
        </w:r>
      </w:ins>
      <w:r>
        <w:t>- установить все выше</w:t>
      </w:r>
      <w:del w:id="15" w:author="Екатерина Сычева" w:date="2016-01-14T09:42:00Z">
        <w:r w:rsidDel="00925268">
          <w:delText xml:space="preserve"> </w:delText>
        </w:r>
      </w:del>
      <w:r>
        <w:t xml:space="preserve">перечисленные компоненты через </w:t>
      </w:r>
      <w:r>
        <w:rPr>
          <w:lang w:val="en-US"/>
        </w:rPr>
        <w:t>Web</w:t>
      </w:r>
      <w:r w:rsidRPr="00F03AF2">
        <w:t xml:space="preserve"> </w:t>
      </w:r>
      <w:r>
        <w:rPr>
          <w:lang w:val="en-US"/>
        </w:rPr>
        <w:t>Platform</w:t>
      </w:r>
      <w:r w:rsidRPr="00F03AF2">
        <w:t xml:space="preserve"> </w:t>
      </w:r>
      <w:r>
        <w:rPr>
          <w:lang w:val="en-US"/>
        </w:rPr>
        <w:t>Installer</w:t>
      </w:r>
      <w:r>
        <w:t xml:space="preserve">. Выбрать нужные компоненты и нажать </w:t>
      </w:r>
      <w:r>
        <w:rPr>
          <w:lang w:val="en-US"/>
        </w:rPr>
        <w:t>install</w:t>
      </w:r>
      <w:r>
        <w:t>. В мануалах рассказывается, что для отказоустойчивости каждый компонент должен быть продублирован</w:t>
      </w:r>
      <w:del w:id="16" w:author="Екатерина Сычева" w:date="2016-01-14T09:43:00Z">
        <w:r w:rsidDel="00925268">
          <w:delText>, что каждый компонент должен быть</w:delText>
        </w:r>
      </w:del>
      <w:ins w:id="17" w:author="Екатерина Сычева" w:date="2016-01-14T09:43:00Z">
        <w:r w:rsidR="00925268">
          <w:t xml:space="preserve"> и находиться</w:t>
        </w:r>
      </w:ins>
      <w:r>
        <w:t xml:space="preserve"> на отдельном сервере. Рекомендация хорошая, но для тестов можно все компоненты поставить на 1 клиентскую машину.</w:t>
      </w:r>
    </w:p>
    <w:p w:rsidR="00F03AF2" w:rsidRDefault="00F03AF2" w:rsidP="005052FA"/>
    <w:p w:rsidR="00CE0995" w:rsidRPr="00CE0995" w:rsidRDefault="00CE0995" w:rsidP="005052FA">
      <w:pPr>
        <w:rPr>
          <w:b/>
        </w:rPr>
      </w:pPr>
      <w:r w:rsidRPr="00CE0995">
        <w:rPr>
          <w:b/>
        </w:rPr>
        <w:t>Конфигурирование</w:t>
      </w:r>
    </w:p>
    <w:p w:rsidR="005052FA" w:rsidRDefault="00F03AF2" w:rsidP="005052FA">
      <w:r>
        <w:t xml:space="preserve"> </w:t>
      </w:r>
      <w:r w:rsidR="00A763CE">
        <w:t>Для конфигурации</w:t>
      </w:r>
      <w:del w:id="18" w:author="Екатерина Сычева" w:date="2016-01-14T09:44:00Z">
        <w:r w:rsidR="00A763CE" w:rsidDel="0032641A">
          <w:delText>- нас открывает</w:delText>
        </w:r>
      </w:del>
      <w:ins w:id="19" w:author="Екатерина Сычева" w:date="2016-01-14T09:44:00Z">
        <w:r w:rsidR="0032641A">
          <w:t xml:space="preserve"> необходимо открыть</w:t>
        </w:r>
      </w:ins>
      <w:r w:rsidR="00A763CE">
        <w:t xml:space="preserve"> портал администратора по ножному порту и </w:t>
      </w:r>
      <w:del w:id="20" w:author="Екатерина Сычева" w:date="2016-01-14T09:44:00Z">
        <w:r w:rsidR="00A763CE" w:rsidDel="0032641A">
          <w:delText xml:space="preserve">указываем </w:delText>
        </w:r>
      </w:del>
      <w:ins w:id="21" w:author="Екатерина Сычева" w:date="2016-01-14T09:44:00Z">
        <w:r w:rsidR="0032641A">
          <w:t>указ</w:t>
        </w:r>
        <w:r w:rsidR="0032641A">
          <w:t>ать</w:t>
        </w:r>
        <w:r w:rsidR="0032641A">
          <w:t xml:space="preserve"> </w:t>
        </w:r>
      </w:ins>
      <w:r w:rsidR="00A763CE">
        <w:t>базу данных, в которой будет конфигурация</w:t>
      </w:r>
    </w:p>
    <w:p w:rsidR="00A763CE" w:rsidRDefault="00A763CE" w:rsidP="005052F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048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3CE" w:rsidRDefault="00A763CE" w:rsidP="005052FA">
      <w:del w:id="22" w:author="Екатерина Сычева" w:date="2016-01-14T09:44:00Z">
        <w:r w:rsidDel="0032641A">
          <w:delText>И н</w:delText>
        </w:r>
      </w:del>
      <w:ins w:id="23" w:author="Екатерина Сычева" w:date="2016-01-14T09:44:00Z">
        <w:r w:rsidR="0032641A">
          <w:t>Н</w:t>
        </w:r>
      </w:ins>
      <w:r>
        <w:t>а выходе получаем портал пользователя</w:t>
      </w:r>
    </w:p>
    <w:p w:rsidR="00A763CE" w:rsidRPr="00A763CE" w:rsidRDefault="00A763CE" w:rsidP="005052F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01E680" wp14:editId="1E92830F">
            <wp:extent cx="5940425" cy="3063240"/>
            <wp:effectExtent l="0" t="0" r="3175" b="381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F2" w:rsidRPr="00925268" w:rsidRDefault="00A763CE" w:rsidP="005052FA">
      <w:pPr>
        <w:rPr>
          <w:rPrChange w:id="24" w:author="Екатерина Сычева" w:date="2016-01-14T09:37:00Z">
            <w:rPr>
              <w:lang w:val="en-US"/>
            </w:rPr>
          </w:rPrChange>
        </w:rPr>
      </w:pPr>
      <w:r>
        <w:t>Сам сайт</w:t>
      </w:r>
      <w:del w:id="25" w:author="Екатерина Сычева" w:date="2016-01-14T09:45:00Z">
        <w:r w:rsidDel="0032641A">
          <w:delText>-</w:delText>
        </w:r>
      </w:del>
      <w:r>
        <w:t xml:space="preserve"> </w:t>
      </w:r>
      <w:proofErr w:type="spellStart"/>
      <w:r>
        <w:t>деплоится</w:t>
      </w:r>
      <w:proofErr w:type="spellEnd"/>
      <w:r>
        <w:t xml:space="preserve"> на </w:t>
      </w:r>
      <w:r>
        <w:rPr>
          <w:lang w:val="en-US"/>
        </w:rPr>
        <w:t>IIS</w:t>
      </w:r>
      <w:ins w:id="26" w:author="Екатерина Сычева" w:date="2016-01-14T09:45:00Z">
        <w:r w:rsidR="0032641A">
          <w:t>,</w:t>
        </w:r>
      </w:ins>
      <w:r w:rsidRPr="00B913D9">
        <w:t xml:space="preserve"> </w:t>
      </w:r>
      <w:r>
        <w:t>как можно догадаться.</w:t>
      </w:r>
    </w:p>
    <w:p w:rsidR="00B913D9" w:rsidRDefault="00B913D9" w:rsidP="005052F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990850" cy="4352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3D9" w:rsidRDefault="00B913D9" w:rsidP="005052FA">
      <w:del w:id="27" w:author="Екатерина Сычева" w:date="2016-01-14T09:45:00Z">
        <w:r w:rsidDel="0032641A">
          <w:delText xml:space="preserve">Конфигурация </w:delText>
        </w:r>
      </w:del>
      <w:ins w:id="28" w:author="Екатерина Сычева" w:date="2016-01-14T09:45:00Z">
        <w:r w:rsidR="0032641A">
          <w:t>Конфигураци</w:t>
        </w:r>
        <w:r w:rsidR="0032641A">
          <w:t>и</w:t>
        </w:r>
        <w:r w:rsidR="0032641A">
          <w:t xml:space="preserve"> </w:t>
        </w:r>
      </w:ins>
      <w:r>
        <w:t xml:space="preserve">компонентов находятся в базах </w:t>
      </w:r>
    </w:p>
    <w:p w:rsidR="00B913D9" w:rsidRDefault="00B913D9" w:rsidP="005052FA">
      <w:r>
        <w:rPr>
          <w:noProof/>
          <w:lang w:eastAsia="ru-RU"/>
        </w:rPr>
        <w:drawing>
          <wp:inline distT="0" distB="0" distL="0" distR="0">
            <wp:extent cx="3514725" cy="4010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7B2" w:rsidRDefault="006E57B2" w:rsidP="005052FA">
      <w:pPr>
        <w:rPr>
          <w:lang w:val="en-US"/>
        </w:rPr>
      </w:pPr>
    </w:p>
    <w:p w:rsidR="00042AF7" w:rsidRPr="00042AF7" w:rsidRDefault="00042AF7" w:rsidP="005052FA">
      <w:pPr>
        <w:rPr>
          <w:b/>
        </w:rPr>
      </w:pPr>
      <w:r w:rsidRPr="00042AF7">
        <w:rPr>
          <w:b/>
        </w:rPr>
        <w:lastRenderedPageBreak/>
        <w:t>Сущности</w:t>
      </w:r>
    </w:p>
    <w:p w:rsidR="00042AF7" w:rsidRDefault="0031621E" w:rsidP="005052FA">
      <w:r>
        <w:rPr>
          <w:noProof/>
          <w:lang w:eastAsia="ru-RU"/>
        </w:rPr>
        <w:drawing>
          <wp:inline distT="0" distB="0" distL="0" distR="0">
            <wp:extent cx="5934075" cy="3162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AF7" w:rsidRDefault="00042AF7" w:rsidP="005052FA">
      <w:r>
        <w:t xml:space="preserve">В </w:t>
      </w:r>
      <w:proofErr w:type="spellStart"/>
      <w:r>
        <w:rPr>
          <w:lang w:val="en-US"/>
        </w:rPr>
        <w:t>AzurePack</w:t>
      </w:r>
      <w:proofErr w:type="spellEnd"/>
      <w:r w:rsidRPr="00042AF7">
        <w:t xml:space="preserve"> </w:t>
      </w:r>
      <w:r>
        <w:t>со стороны администратора есть несколько объектов</w:t>
      </w:r>
      <w:r w:rsidRPr="00042AF7">
        <w:t>:</w:t>
      </w:r>
    </w:p>
    <w:p w:rsidR="00042AF7" w:rsidRDefault="00042AF7" w:rsidP="00042AF7">
      <w:pPr>
        <w:pStyle w:val="a4"/>
        <w:numPr>
          <w:ilvl w:val="0"/>
          <w:numId w:val="2"/>
        </w:numPr>
      </w:pPr>
      <w:r w:rsidRPr="0031621E">
        <w:rPr>
          <w:b/>
          <w:lang w:val="en-US"/>
        </w:rPr>
        <w:t>Tenant User</w:t>
      </w:r>
      <w:ins w:id="29" w:author="Екатерина Сычева" w:date="2016-01-14T09:45:00Z">
        <w:r w:rsidR="0032641A">
          <w:rPr>
            <w:b/>
          </w:rPr>
          <w:t xml:space="preserve"> </w:t>
        </w:r>
      </w:ins>
      <w:r w:rsidRPr="00042AF7">
        <w:rPr>
          <w:lang w:val="en-US"/>
        </w:rPr>
        <w:t>-</w:t>
      </w:r>
      <w:r>
        <w:t xml:space="preserve"> пользователь.</w:t>
      </w:r>
    </w:p>
    <w:p w:rsidR="0031621E" w:rsidRDefault="0031621E" w:rsidP="0031621E">
      <w:pPr>
        <w:pStyle w:val="a4"/>
        <w:numPr>
          <w:ilvl w:val="0"/>
          <w:numId w:val="2"/>
        </w:numPr>
      </w:pPr>
      <w:r w:rsidRPr="0031621E">
        <w:rPr>
          <w:b/>
          <w:lang w:val="en-US"/>
        </w:rPr>
        <w:t>Subscription</w:t>
      </w:r>
      <w:ins w:id="30" w:author="Екатерина Сычева" w:date="2016-01-14T09:45:00Z">
        <w:r w:rsidR="0032641A">
          <w:rPr>
            <w:b/>
          </w:rPr>
          <w:t xml:space="preserve"> </w:t>
        </w:r>
      </w:ins>
      <w:r>
        <w:t xml:space="preserve">- </w:t>
      </w:r>
      <w:del w:id="31" w:author="Екатерина Сычева" w:date="2016-01-14T09:45:00Z">
        <w:r w:rsidDel="0032641A">
          <w:delText>подписку</w:delText>
        </w:r>
      </w:del>
      <w:ins w:id="32" w:author="Екатерина Сычева" w:date="2016-01-14T09:45:00Z">
        <w:r w:rsidR="0032641A">
          <w:t>подписк</w:t>
        </w:r>
        <w:r w:rsidR="0032641A">
          <w:t>а</w:t>
        </w:r>
      </w:ins>
      <w:r>
        <w:t>, которую мы выдаем пользователям.</w:t>
      </w:r>
    </w:p>
    <w:p w:rsidR="00042AF7" w:rsidRDefault="00042AF7" w:rsidP="00042AF7">
      <w:pPr>
        <w:pStyle w:val="a4"/>
        <w:numPr>
          <w:ilvl w:val="0"/>
          <w:numId w:val="2"/>
        </w:numPr>
      </w:pPr>
      <w:r w:rsidRPr="0031621E">
        <w:rPr>
          <w:b/>
          <w:lang w:val="en-US"/>
        </w:rPr>
        <w:t>Resource</w:t>
      </w:r>
      <w:r w:rsidRPr="0031621E">
        <w:rPr>
          <w:b/>
        </w:rPr>
        <w:t xml:space="preserve"> </w:t>
      </w:r>
      <w:r w:rsidRPr="0031621E">
        <w:rPr>
          <w:b/>
          <w:lang w:val="en-US"/>
        </w:rPr>
        <w:t>Provider</w:t>
      </w:r>
      <w:ins w:id="33" w:author="Екатерина Сычева" w:date="2016-01-14T09:45:00Z">
        <w:r w:rsidR="0032641A">
          <w:rPr>
            <w:b/>
          </w:rPr>
          <w:t xml:space="preserve"> </w:t>
        </w:r>
      </w:ins>
      <w:r w:rsidRPr="00042AF7">
        <w:t>-</w:t>
      </w:r>
      <w:r>
        <w:t xml:space="preserve"> это веб приложение, которое </w:t>
      </w:r>
      <w:del w:id="34" w:author="Екатерина Сычева" w:date="2016-01-14T09:45:00Z">
        <w:r w:rsidDel="0032641A">
          <w:delText xml:space="preserve">предоставляют </w:delText>
        </w:r>
      </w:del>
      <w:ins w:id="35" w:author="Екатерина Сычева" w:date="2016-01-14T09:45:00Z">
        <w:r w:rsidR="0032641A">
          <w:t>предоставля</w:t>
        </w:r>
        <w:r w:rsidR="0032641A">
          <w:t>е</w:t>
        </w:r>
        <w:r w:rsidR="0032641A">
          <w:t xml:space="preserve">т </w:t>
        </w:r>
      </w:ins>
      <w:r>
        <w:t>доступ к ресурсам</w:t>
      </w:r>
      <w:r w:rsidR="0031621E">
        <w:t xml:space="preserve"> </w:t>
      </w:r>
      <w:r>
        <w:t>(</w:t>
      </w:r>
      <w:r w:rsidR="0031621E">
        <w:t>виртуальным машинам</w:t>
      </w:r>
      <w:ins w:id="36" w:author="Екатерина Сычева" w:date="2016-01-14T09:45:00Z">
        <w:r w:rsidR="0032641A">
          <w:t>,</w:t>
        </w:r>
      </w:ins>
      <w:r w:rsidR="0031621E">
        <w:t xml:space="preserve"> на</w:t>
      </w:r>
      <w:del w:id="37" w:author="Екатерина Сычева" w:date="2016-01-14T09:46:00Z">
        <w:r w:rsidR="0031621E" w:rsidDel="0032641A">
          <w:delText xml:space="preserve"> </w:delText>
        </w:r>
      </w:del>
      <w:r w:rsidR="0031621E">
        <w:t>пример</w:t>
      </w:r>
      <w:r>
        <w:t>)</w:t>
      </w:r>
    </w:p>
    <w:p w:rsidR="0031621E" w:rsidRDefault="0031621E" w:rsidP="00042AF7">
      <w:pPr>
        <w:pStyle w:val="a4"/>
        <w:numPr>
          <w:ilvl w:val="0"/>
          <w:numId w:val="2"/>
        </w:numPr>
      </w:pPr>
      <w:r w:rsidRPr="0031621E">
        <w:rPr>
          <w:b/>
          <w:lang w:val="en-US"/>
        </w:rPr>
        <w:t>Quota</w:t>
      </w:r>
      <w:ins w:id="38" w:author="Екатерина Сычева" w:date="2016-01-14T09:46:00Z">
        <w:r w:rsidR="0032641A">
          <w:rPr>
            <w:b/>
          </w:rPr>
          <w:t xml:space="preserve"> </w:t>
        </w:r>
      </w:ins>
      <w:r>
        <w:t>- выделенный объем ресурсов. Пример</w:t>
      </w:r>
      <w:del w:id="39" w:author="Екатерина Сычева" w:date="2016-01-14T09:46:00Z">
        <w:r w:rsidDel="0032641A">
          <w:delText xml:space="preserve">- </w:delText>
        </w:r>
      </w:del>
      <w:ins w:id="40" w:author="Екатерина Сычева" w:date="2016-01-14T09:46:00Z">
        <w:r w:rsidR="0032641A">
          <w:t>:</w:t>
        </w:r>
        <w:r w:rsidR="0032641A">
          <w:t xml:space="preserve"> </w:t>
        </w:r>
      </w:ins>
      <w:r>
        <w:t>5 процессорных ядер.</w:t>
      </w:r>
    </w:p>
    <w:p w:rsidR="0031621E" w:rsidRDefault="0031621E" w:rsidP="00042AF7">
      <w:pPr>
        <w:pStyle w:val="a4"/>
        <w:numPr>
          <w:ilvl w:val="0"/>
          <w:numId w:val="2"/>
        </w:numPr>
      </w:pPr>
      <w:r w:rsidRPr="0031621E">
        <w:rPr>
          <w:b/>
          <w:lang w:val="en-US"/>
        </w:rPr>
        <w:t>Plan</w:t>
      </w:r>
      <w:ins w:id="41" w:author="Екатерина Сычева" w:date="2016-01-14T09:46:00Z">
        <w:r w:rsidR="0032641A">
          <w:rPr>
            <w:b/>
          </w:rPr>
          <w:t xml:space="preserve"> </w:t>
        </w:r>
      </w:ins>
      <w:r>
        <w:t xml:space="preserve">- это набор квот на конкретные ресурсы. 5 процессорных ядер из одной квоты и 2 </w:t>
      </w:r>
      <w:del w:id="42" w:author="Екатерина Сычева" w:date="2016-01-14T09:46:00Z">
        <w:r w:rsidDel="0032641A">
          <w:delText xml:space="preserve">база </w:delText>
        </w:r>
      </w:del>
      <w:ins w:id="43" w:author="Екатерина Сычева" w:date="2016-01-14T09:46:00Z">
        <w:r w:rsidR="0032641A">
          <w:t>баз</w:t>
        </w:r>
        <w:r w:rsidR="0032641A">
          <w:t>ы</w:t>
        </w:r>
        <w:r w:rsidR="0032641A">
          <w:t xml:space="preserve"> </w:t>
        </w:r>
      </w:ins>
      <w:r>
        <w:t xml:space="preserve">данных из другой квоты. Для тех, кто знаком с </w:t>
      </w:r>
      <w:r>
        <w:rPr>
          <w:lang w:val="en-US"/>
        </w:rPr>
        <w:t>Azure</w:t>
      </w:r>
      <w:r w:rsidRPr="0031621E">
        <w:t xml:space="preserve">: </w:t>
      </w:r>
      <w:r>
        <w:rPr>
          <w:lang w:val="en-US"/>
        </w:rPr>
        <w:t>Free</w:t>
      </w:r>
      <w:r w:rsidRPr="0031621E">
        <w:t xml:space="preserve"> </w:t>
      </w:r>
      <w:r>
        <w:rPr>
          <w:lang w:val="en-US"/>
        </w:rPr>
        <w:t>Trial</w:t>
      </w:r>
      <w:ins w:id="44" w:author="Екатерина Сычева" w:date="2016-01-14T09:46:00Z">
        <w:r w:rsidR="0032641A">
          <w:t xml:space="preserve"> </w:t>
        </w:r>
      </w:ins>
      <w:r>
        <w:t xml:space="preserve">- это план, </w:t>
      </w:r>
      <w:r>
        <w:rPr>
          <w:lang w:val="en-US"/>
        </w:rPr>
        <w:t>MSDN</w:t>
      </w:r>
      <w:r w:rsidRPr="0031621E">
        <w:t xml:space="preserve"> </w:t>
      </w:r>
      <w:r>
        <w:rPr>
          <w:lang w:val="en-US"/>
        </w:rPr>
        <w:t>Professional</w:t>
      </w:r>
      <w:r w:rsidRPr="0031621E">
        <w:t xml:space="preserve"> </w:t>
      </w:r>
      <w:r>
        <w:t>с 50</w:t>
      </w:r>
      <w:r w:rsidRPr="0031621E">
        <w:t>$</w:t>
      </w:r>
      <w:ins w:id="45" w:author="Екатерина Сычева" w:date="2016-01-14T09:46:00Z">
        <w:r w:rsidR="0032641A">
          <w:t>-</w:t>
        </w:r>
      </w:ins>
      <w:del w:id="46" w:author="Екатерина Сычева" w:date="2016-01-14T09:46:00Z">
        <w:r w:rsidDel="0032641A">
          <w:delText xml:space="preserve"> </w:delText>
        </w:r>
      </w:del>
      <w:r>
        <w:t>лимитом</w:t>
      </w:r>
      <w:ins w:id="47" w:author="Екатерина Сычева" w:date="2016-01-14T09:46:00Z">
        <w:r w:rsidR="0032641A">
          <w:t xml:space="preserve"> </w:t>
        </w:r>
      </w:ins>
      <w:r>
        <w:t xml:space="preserve">- это тоже план. </w:t>
      </w:r>
    </w:p>
    <w:p w:rsidR="0031621E" w:rsidRPr="0031621E" w:rsidRDefault="0031621E" w:rsidP="0031621E"/>
    <w:p w:rsidR="00042AF7" w:rsidRPr="00E70177" w:rsidRDefault="00E70177" w:rsidP="005052FA">
      <w:pPr>
        <w:rPr>
          <w:b/>
        </w:rPr>
      </w:pPr>
      <w:proofErr w:type="spellStart"/>
      <w:r w:rsidRPr="00E70177">
        <w:rPr>
          <w:b/>
        </w:rPr>
        <w:t>Биллинг</w:t>
      </w:r>
      <w:proofErr w:type="spellEnd"/>
      <w:r w:rsidRPr="00E70177">
        <w:rPr>
          <w:b/>
        </w:rPr>
        <w:t xml:space="preserve"> и статистика использования</w:t>
      </w:r>
    </w:p>
    <w:p w:rsidR="00831ED1" w:rsidRDefault="00831ED1" w:rsidP="005052FA">
      <w:pPr>
        <w:rPr>
          <w:noProof/>
          <w:lang w:eastAsia="ru-RU"/>
        </w:rPr>
      </w:pPr>
      <w:r>
        <w:rPr>
          <w:noProof/>
          <w:lang w:eastAsia="ru-RU"/>
        </w:rPr>
        <w:t>Через портал</w:t>
      </w:r>
      <w:del w:id="48" w:author="Екатерина Сычева" w:date="2016-01-14T09:47:00Z">
        <w:r w:rsidDel="003F6391">
          <w:rPr>
            <w:noProof/>
            <w:lang w:eastAsia="ru-RU"/>
          </w:rPr>
          <w:delText>,</w:delText>
        </w:r>
      </w:del>
      <w:r>
        <w:rPr>
          <w:noProof/>
          <w:lang w:eastAsia="ru-RU"/>
        </w:rPr>
        <w:t xml:space="preserve"> можно представлять</w:t>
      </w:r>
      <w:r w:rsidR="009901ED">
        <w:rPr>
          <w:noProof/>
          <w:lang w:eastAsia="ru-RU"/>
        </w:rPr>
        <w:t xml:space="preserve"> ресурсы пользователям,</w:t>
      </w:r>
      <w:del w:id="49" w:author="Екатерина Сычева" w:date="2016-01-14T09:47:00Z">
        <w:r w:rsidR="009901ED" w:rsidDel="003F6391">
          <w:rPr>
            <w:noProof/>
            <w:lang w:eastAsia="ru-RU"/>
          </w:rPr>
          <w:delText xml:space="preserve"> и</w:delText>
        </w:r>
      </w:del>
      <w:r w:rsidR="009901ED">
        <w:rPr>
          <w:noProof/>
          <w:lang w:eastAsia="ru-RU"/>
        </w:rPr>
        <w:t xml:space="preserve"> пользователи будут ограничены в общем объеме ресурсов</w:t>
      </w:r>
      <w:ins w:id="50" w:author="Екатерина Сычева" w:date="2016-01-14T09:47:00Z">
        <w:r w:rsidR="003F6391">
          <w:rPr>
            <w:noProof/>
            <w:lang w:eastAsia="ru-RU"/>
          </w:rPr>
          <w:t xml:space="preserve"> </w:t>
        </w:r>
      </w:ins>
      <w:r w:rsidR="009901ED">
        <w:rPr>
          <w:noProof/>
          <w:lang w:eastAsia="ru-RU"/>
        </w:rPr>
        <w:t>(5 процессоров</w:t>
      </w:r>
      <w:ins w:id="51" w:author="Екатерина Сычева" w:date="2016-01-14T09:47:00Z">
        <w:r w:rsidR="00D71B0D">
          <w:rPr>
            <w:noProof/>
            <w:lang w:eastAsia="ru-RU"/>
          </w:rPr>
          <w:t>,</w:t>
        </w:r>
      </w:ins>
      <w:r w:rsidR="009901ED">
        <w:rPr>
          <w:noProof/>
          <w:lang w:eastAsia="ru-RU"/>
        </w:rPr>
        <w:t xml:space="preserve"> на</w:t>
      </w:r>
      <w:del w:id="52" w:author="Екатерина Сычева" w:date="2016-01-14T09:47:00Z">
        <w:r w:rsidR="009901ED" w:rsidDel="00D71B0D">
          <w:rPr>
            <w:noProof/>
            <w:lang w:eastAsia="ru-RU"/>
          </w:rPr>
          <w:delText xml:space="preserve"> </w:delText>
        </w:r>
      </w:del>
      <w:r w:rsidR="009901ED">
        <w:rPr>
          <w:noProof/>
          <w:lang w:eastAsia="ru-RU"/>
        </w:rPr>
        <w:t xml:space="preserve">пример). Но есть </w:t>
      </w:r>
      <w:del w:id="53" w:author="Екатерина Сычева" w:date="2016-01-14T09:48:00Z">
        <w:r w:rsidR="009901ED" w:rsidDel="00D71B0D">
          <w:rPr>
            <w:noProof/>
            <w:lang w:eastAsia="ru-RU"/>
          </w:rPr>
          <w:delText>второй вопрос</w:delText>
        </w:r>
      </w:del>
      <w:ins w:id="54" w:author="Екатерина Сычева" w:date="2016-01-14T09:48:00Z">
        <w:r w:rsidR="00D71B0D">
          <w:rPr>
            <w:noProof/>
            <w:lang w:eastAsia="ru-RU"/>
          </w:rPr>
          <w:t>еще некоторые вопросы</w:t>
        </w:r>
      </w:ins>
      <w:ins w:id="55" w:author="Екатерина Сычева" w:date="2016-01-14T09:47:00Z">
        <w:r w:rsidR="00D71B0D">
          <w:rPr>
            <w:noProof/>
            <w:lang w:eastAsia="ru-RU"/>
          </w:rPr>
          <w:t>:</w:t>
        </w:r>
      </w:ins>
      <w:del w:id="56" w:author="Екатерина Сычева" w:date="2016-01-14T09:47:00Z">
        <w:r w:rsidR="009901ED" w:rsidDel="00D71B0D">
          <w:rPr>
            <w:noProof/>
            <w:lang w:eastAsia="ru-RU"/>
          </w:rPr>
          <w:delText>-</w:delText>
        </w:r>
      </w:del>
      <w:r w:rsidR="009901ED">
        <w:rPr>
          <w:noProof/>
          <w:lang w:eastAsia="ru-RU"/>
        </w:rPr>
        <w:t xml:space="preserve"> а сколько ресурсов реально было использовано, когда было использовано и т.п.</w:t>
      </w:r>
      <w:r w:rsidR="009901ED" w:rsidRPr="009901ED">
        <w:rPr>
          <w:noProof/>
          <w:lang w:eastAsia="ru-RU"/>
        </w:rPr>
        <w:t>?</w:t>
      </w:r>
      <w:r w:rsidR="009901ED">
        <w:rPr>
          <w:noProof/>
          <w:lang w:eastAsia="ru-RU"/>
        </w:rPr>
        <w:t xml:space="preserve"> Это стандартные вопросы, необходимые для выставления счета пользователю. </w:t>
      </w:r>
    </w:p>
    <w:p w:rsidR="009901ED" w:rsidRPr="00925268" w:rsidRDefault="009901ED" w:rsidP="005052FA">
      <w:pPr>
        <w:rPr>
          <w:noProof/>
          <w:lang w:eastAsia="ru-RU"/>
          <w:rPrChange w:id="57" w:author="Екатерина Сычева" w:date="2016-01-14T09:37:00Z">
            <w:rPr>
              <w:noProof/>
              <w:lang w:val="en-US" w:eastAsia="ru-RU"/>
            </w:rPr>
          </w:rPrChange>
        </w:rPr>
      </w:pPr>
      <w:r>
        <w:rPr>
          <w:noProof/>
          <w:lang w:eastAsia="ru-RU"/>
        </w:rPr>
        <w:t xml:space="preserve">В </w:t>
      </w:r>
      <w:r>
        <w:rPr>
          <w:noProof/>
          <w:lang w:val="en-US" w:eastAsia="ru-RU"/>
        </w:rPr>
        <w:t>AzurePack</w:t>
      </w:r>
      <w:r w:rsidRPr="009901ED">
        <w:rPr>
          <w:noProof/>
          <w:lang w:eastAsia="ru-RU"/>
        </w:rPr>
        <w:t xml:space="preserve"> </w:t>
      </w:r>
      <w:r>
        <w:rPr>
          <w:noProof/>
          <w:lang w:eastAsia="ru-RU"/>
        </w:rPr>
        <w:t>нет своего биллинга</w:t>
      </w:r>
      <w:ins w:id="58" w:author="Екатерина Сычева" w:date="2016-01-14T09:48:00Z">
        <w:r w:rsidR="00D71B0D">
          <w:rPr>
            <w:noProof/>
            <w:lang w:eastAsia="ru-RU"/>
          </w:rPr>
          <w:t xml:space="preserve"> </w:t>
        </w:r>
      </w:ins>
      <w:r>
        <w:rPr>
          <w:noProof/>
          <w:lang w:eastAsia="ru-RU"/>
        </w:rPr>
        <w:t xml:space="preserve">(есть только </w:t>
      </w:r>
      <w:r>
        <w:rPr>
          <w:noProof/>
          <w:lang w:val="en-US" w:eastAsia="ru-RU"/>
        </w:rPr>
        <w:t>sample</w:t>
      </w:r>
      <w:r>
        <w:rPr>
          <w:noProof/>
          <w:lang w:eastAsia="ru-RU"/>
        </w:rPr>
        <w:t xml:space="preserve">), но информация об использовании ресурсов собирается специальным </w:t>
      </w:r>
      <w:del w:id="59" w:author="Екатерина Сычева" w:date="2016-01-14T09:48:00Z">
        <w:r w:rsidDel="00D71B0D">
          <w:rPr>
            <w:noProof/>
            <w:lang w:eastAsia="ru-RU"/>
          </w:rPr>
          <w:delText>сервисов</w:delText>
        </w:r>
      </w:del>
      <w:ins w:id="60" w:author="Екатерина Сычева" w:date="2016-01-14T09:48:00Z">
        <w:r w:rsidR="00D71B0D">
          <w:rPr>
            <w:noProof/>
            <w:lang w:eastAsia="ru-RU"/>
          </w:rPr>
          <w:t>сервисо</w:t>
        </w:r>
        <w:r w:rsidR="00D71B0D">
          <w:rPr>
            <w:noProof/>
            <w:lang w:eastAsia="ru-RU"/>
          </w:rPr>
          <w:t>м:</w:t>
        </w:r>
      </w:ins>
      <w:del w:id="61" w:author="Екатерина Сычева" w:date="2016-01-14T09:48:00Z">
        <w:r w:rsidDel="00D71B0D">
          <w:rPr>
            <w:noProof/>
            <w:lang w:eastAsia="ru-RU"/>
          </w:rPr>
          <w:delText>-</w:delText>
        </w:r>
      </w:del>
      <w:r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Usage</w:t>
      </w:r>
      <w:r w:rsidRPr="009901ED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Collector</w:t>
      </w:r>
      <w:r>
        <w:rPr>
          <w:noProof/>
          <w:lang w:eastAsia="ru-RU"/>
        </w:rPr>
        <w:t xml:space="preserve">. Данные собираются в базе данных, а уже на основе </w:t>
      </w:r>
      <w:del w:id="62" w:author="Екатерина Сычева" w:date="2016-01-14T09:48:00Z">
        <w:r w:rsidDel="00D71B0D">
          <w:rPr>
            <w:noProof/>
            <w:lang w:eastAsia="ru-RU"/>
          </w:rPr>
          <w:delText>этих данных</w:delText>
        </w:r>
      </w:del>
      <w:ins w:id="63" w:author="Екатерина Сычева" w:date="2016-01-14T09:48:00Z">
        <w:r w:rsidR="00D71B0D">
          <w:rPr>
            <w:noProof/>
            <w:lang w:eastAsia="ru-RU"/>
          </w:rPr>
          <w:t>них</w:t>
        </w:r>
      </w:ins>
      <w:r>
        <w:rPr>
          <w:noProof/>
          <w:lang w:eastAsia="ru-RU"/>
        </w:rPr>
        <w:t xml:space="preserve"> можно составлять отчеты и систему биллинга.</w:t>
      </w:r>
    </w:p>
    <w:p w:rsidR="00E70177" w:rsidRDefault="00E70177" w:rsidP="005052FA">
      <w:r>
        <w:rPr>
          <w:noProof/>
          <w:lang w:eastAsia="ru-RU"/>
        </w:rPr>
        <w:lastRenderedPageBreak/>
        <w:drawing>
          <wp:inline distT="0" distB="0" distL="0" distR="0">
            <wp:extent cx="5934075" cy="3514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1ED" w:rsidRPr="004A0737" w:rsidRDefault="009901ED" w:rsidP="005052FA">
      <w:pPr>
        <w:rPr>
          <w:b/>
        </w:rPr>
      </w:pPr>
      <w:r w:rsidRPr="004A0737">
        <w:rPr>
          <w:b/>
        </w:rPr>
        <w:t>Расширения</w:t>
      </w:r>
    </w:p>
    <w:p w:rsidR="009901ED" w:rsidRPr="009901ED" w:rsidRDefault="009901ED" w:rsidP="005052FA">
      <w:proofErr w:type="spellStart"/>
      <w:r>
        <w:rPr>
          <w:lang w:val="en-US"/>
        </w:rPr>
        <w:t>AzurePack</w:t>
      </w:r>
      <w:proofErr w:type="spellEnd"/>
      <w:r w:rsidRPr="009901ED">
        <w:t xml:space="preserve"> </w:t>
      </w:r>
      <w:r>
        <w:t>может быть расширен</w:t>
      </w:r>
      <w:del w:id="64" w:author="Екатерина Сычева" w:date="2016-01-14T09:49:00Z">
        <w:r w:rsidDel="00D71B0D">
          <w:delText xml:space="preserve">, </w:delText>
        </w:r>
      </w:del>
      <w:ins w:id="65" w:author="Екатерина Сычева" w:date="2016-01-14T09:49:00Z">
        <w:r w:rsidR="00D71B0D">
          <w:t>:</w:t>
        </w:r>
        <w:r w:rsidR="00D71B0D">
          <w:t xml:space="preserve"> </w:t>
        </w:r>
      </w:ins>
      <w:r>
        <w:t xml:space="preserve">для этого нужно имплементировать </w:t>
      </w:r>
      <w:r>
        <w:rPr>
          <w:lang w:val="en-US"/>
        </w:rPr>
        <w:t>API</w:t>
      </w:r>
      <w:r>
        <w:t xml:space="preserve">, написать расширения для порталов на </w:t>
      </w:r>
      <w:r>
        <w:rPr>
          <w:lang w:val="en-US"/>
        </w:rPr>
        <w:t>html</w:t>
      </w:r>
      <w:r w:rsidRPr="009901ED">
        <w:t>/</w:t>
      </w:r>
      <w:proofErr w:type="spellStart"/>
      <w:r>
        <w:rPr>
          <w:lang w:val="en-US"/>
        </w:rPr>
        <w:t>js</w:t>
      </w:r>
      <w:proofErr w:type="spellEnd"/>
    </w:p>
    <w:p w:rsidR="009901ED" w:rsidRDefault="009901ED" w:rsidP="005052FA">
      <w:r w:rsidRPr="009901ED">
        <w:rPr>
          <w:noProof/>
          <w:lang w:eastAsia="ru-RU"/>
        </w:rPr>
        <w:drawing>
          <wp:inline distT="0" distB="0" distL="0" distR="0">
            <wp:extent cx="5940425" cy="3460179"/>
            <wp:effectExtent l="0" t="0" r="3175" b="6985"/>
            <wp:docPr id="11" name="Picture 11" descr="C:\Users\igorsych\Desktop\blog\Azure\AzurePack\8Extens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gorsych\Desktop\blog\Azure\AzurePack\8Extension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52A" w:rsidRDefault="0091052A" w:rsidP="005052FA"/>
    <w:p w:rsidR="0091052A" w:rsidRPr="0091052A" w:rsidRDefault="0091052A" w:rsidP="005052FA">
      <w:pPr>
        <w:rPr>
          <w:b/>
        </w:rPr>
      </w:pPr>
      <w:r w:rsidRPr="0091052A">
        <w:rPr>
          <w:b/>
        </w:rPr>
        <w:t>Расширения от партнеров</w:t>
      </w:r>
    </w:p>
    <w:p w:rsidR="0091052A" w:rsidRPr="0091052A" w:rsidRDefault="0091052A" w:rsidP="0091052A">
      <w:r>
        <w:t>Т</w:t>
      </w:r>
      <w:r w:rsidRPr="0091052A">
        <w:t>.</w:t>
      </w:r>
      <w:r>
        <w:t>к</w:t>
      </w:r>
      <w:r w:rsidRPr="0091052A">
        <w:t xml:space="preserve">. </w:t>
      </w:r>
      <w:r>
        <w:rPr>
          <w:lang w:val="en-US"/>
        </w:rPr>
        <w:t>Azure</w:t>
      </w:r>
      <w:r w:rsidRPr="0091052A">
        <w:t xml:space="preserve"> </w:t>
      </w:r>
      <w:r>
        <w:rPr>
          <w:lang w:val="en-US"/>
        </w:rPr>
        <w:t>Pack</w:t>
      </w:r>
      <w:ins w:id="66" w:author="Екатерина Сычева" w:date="2016-01-14T09:49:00Z">
        <w:r w:rsidR="00D71B0D">
          <w:t xml:space="preserve"> существует</w:t>
        </w:r>
      </w:ins>
      <w:r w:rsidRPr="0091052A">
        <w:t xml:space="preserve"> </w:t>
      </w:r>
      <w:r>
        <w:t>уже не один год, то у нас есть несколько партнеров, которые написали свои расширения</w:t>
      </w:r>
    </w:p>
    <w:p w:rsidR="002B4E24" w:rsidRPr="0091052A" w:rsidRDefault="00C02AEC" w:rsidP="0091052A">
      <w:pPr>
        <w:numPr>
          <w:ilvl w:val="0"/>
          <w:numId w:val="3"/>
        </w:numPr>
        <w:rPr>
          <w:lang w:val="en-US"/>
        </w:rPr>
      </w:pPr>
      <w:proofErr w:type="spellStart"/>
      <w:r w:rsidRPr="0091052A">
        <w:rPr>
          <w:lang w:val="en-US"/>
        </w:rPr>
        <w:t>Konobu</w:t>
      </w:r>
      <w:proofErr w:type="spellEnd"/>
      <w:r w:rsidRPr="0091052A">
        <w:rPr>
          <w:lang w:val="en-US"/>
        </w:rPr>
        <w:t xml:space="preserve"> – integration with public cloud (</w:t>
      </w:r>
      <w:proofErr w:type="spellStart"/>
      <w:r w:rsidRPr="0091052A">
        <w:rPr>
          <w:lang w:val="en-US"/>
        </w:rPr>
        <w:t>AWS,RackSpace,Azure</w:t>
      </w:r>
      <w:proofErr w:type="spellEnd"/>
      <w:r w:rsidRPr="0091052A">
        <w:rPr>
          <w:lang w:val="en-US"/>
        </w:rPr>
        <w:t>)</w:t>
      </w:r>
    </w:p>
    <w:p w:rsidR="002B4E24" w:rsidRPr="0091052A" w:rsidRDefault="00C02AEC" w:rsidP="0091052A">
      <w:pPr>
        <w:numPr>
          <w:ilvl w:val="0"/>
          <w:numId w:val="3"/>
        </w:numPr>
        <w:rPr>
          <w:lang w:val="en-US"/>
        </w:rPr>
      </w:pPr>
      <w:r w:rsidRPr="0091052A">
        <w:rPr>
          <w:lang w:val="en-US"/>
        </w:rPr>
        <w:lastRenderedPageBreak/>
        <w:t>Request Manager</w:t>
      </w:r>
      <w:ins w:id="67" w:author="Екатерина Сычева" w:date="2016-01-14T09:50:00Z">
        <w:r w:rsidR="00D71B0D">
          <w:t xml:space="preserve"> </w:t>
        </w:r>
      </w:ins>
      <w:del w:id="68" w:author="Екатерина Сычева" w:date="2016-01-14T09:50:00Z">
        <w:r w:rsidRPr="0091052A" w:rsidDel="00D71B0D">
          <w:rPr>
            <w:lang w:val="en-US"/>
          </w:rPr>
          <w:delText>-</w:delText>
        </w:r>
      </w:del>
      <w:ins w:id="69" w:author="Екатерина Сычева" w:date="2016-01-14T09:50:00Z">
        <w:r w:rsidR="00D71B0D">
          <w:rPr>
            <w:lang w:val="en-US"/>
          </w:rPr>
          <w:t>–</w:t>
        </w:r>
      </w:ins>
      <w:r w:rsidRPr="0091052A">
        <w:rPr>
          <w:lang w:val="en-US"/>
        </w:rPr>
        <w:t xml:space="preserve"> Service desk</w:t>
      </w:r>
    </w:p>
    <w:p w:rsidR="002B4E24" w:rsidRPr="0091052A" w:rsidRDefault="00C02AEC" w:rsidP="0091052A">
      <w:pPr>
        <w:numPr>
          <w:ilvl w:val="0"/>
          <w:numId w:val="3"/>
        </w:numPr>
        <w:rPr>
          <w:lang w:val="en-US"/>
        </w:rPr>
      </w:pPr>
      <w:r w:rsidRPr="0091052A">
        <w:rPr>
          <w:lang w:val="en-US"/>
        </w:rPr>
        <w:t>Performance Center</w:t>
      </w:r>
      <w:ins w:id="70" w:author="Екатерина Сычева" w:date="2016-01-14T09:50:00Z">
        <w:r w:rsidR="00D71B0D" w:rsidRPr="00D71B0D">
          <w:rPr>
            <w:lang w:val="en-US"/>
            <w:rPrChange w:id="71" w:author="Екатерина Сычева" w:date="2016-01-14T09:50:00Z">
              <w:rPr/>
            </w:rPrChange>
          </w:rPr>
          <w:t xml:space="preserve"> </w:t>
        </w:r>
      </w:ins>
      <w:del w:id="72" w:author="Екатерина Сычева" w:date="2016-01-14T09:50:00Z">
        <w:r w:rsidRPr="0091052A" w:rsidDel="00D71B0D">
          <w:rPr>
            <w:lang w:val="en-US"/>
          </w:rPr>
          <w:delText>-</w:delText>
        </w:r>
      </w:del>
      <w:ins w:id="73" w:author="Екатерина Сычева" w:date="2016-01-14T09:50:00Z">
        <w:r w:rsidR="00D71B0D">
          <w:rPr>
            <w:lang w:val="en-US"/>
          </w:rPr>
          <w:t>–</w:t>
        </w:r>
      </w:ins>
      <w:r w:rsidRPr="0091052A">
        <w:rPr>
          <w:lang w:val="en-US"/>
        </w:rPr>
        <w:t xml:space="preserve"> rich performance metric diagrams</w:t>
      </w:r>
    </w:p>
    <w:p w:rsidR="002B4E24" w:rsidRPr="0091052A" w:rsidRDefault="00C02AEC" w:rsidP="0091052A">
      <w:pPr>
        <w:numPr>
          <w:ilvl w:val="0"/>
          <w:numId w:val="3"/>
        </w:numPr>
      </w:pPr>
      <w:r w:rsidRPr="0091052A">
        <w:rPr>
          <w:lang w:val="en-US"/>
        </w:rPr>
        <w:t>Parallels Automation</w:t>
      </w:r>
    </w:p>
    <w:p w:rsidR="002B4E24" w:rsidRPr="0091052A" w:rsidRDefault="00C02AEC" w:rsidP="0091052A">
      <w:pPr>
        <w:numPr>
          <w:ilvl w:val="0"/>
          <w:numId w:val="3"/>
        </w:numPr>
        <w:rPr>
          <w:lang w:val="en-US"/>
        </w:rPr>
      </w:pPr>
      <w:r w:rsidRPr="0091052A">
        <w:rPr>
          <w:lang w:val="en-US"/>
        </w:rPr>
        <w:t>Cloud Cruiser Express – cost control, extended limits</w:t>
      </w:r>
    </w:p>
    <w:p w:rsidR="002B4E24" w:rsidRPr="0091052A" w:rsidRDefault="00C02AEC" w:rsidP="0091052A">
      <w:pPr>
        <w:numPr>
          <w:ilvl w:val="0"/>
          <w:numId w:val="3"/>
        </w:numPr>
      </w:pPr>
      <w:proofErr w:type="spellStart"/>
      <w:r w:rsidRPr="0091052A">
        <w:rPr>
          <w:lang w:val="en-US"/>
        </w:rPr>
        <w:t>VConnect</w:t>
      </w:r>
      <w:proofErr w:type="spellEnd"/>
      <w:ins w:id="74" w:author="Екатерина Сычева" w:date="2016-01-14T09:50:00Z">
        <w:r w:rsidR="00D71B0D">
          <w:t xml:space="preserve"> </w:t>
        </w:r>
      </w:ins>
      <w:del w:id="75" w:author="Екатерина Сычева" w:date="2016-01-14T09:50:00Z">
        <w:r w:rsidRPr="0091052A" w:rsidDel="00D71B0D">
          <w:rPr>
            <w:lang w:val="en-US"/>
          </w:rPr>
          <w:delText>-</w:delText>
        </w:r>
      </w:del>
      <w:ins w:id="76" w:author="Екатерина Сычева" w:date="2016-01-14T09:50:00Z">
        <w:r w:rsidR="00D71B0D">
          <w:rPr>
            <w:lang w:val="en-US"/>
          </w:rPr>
          <w:t>–</w:t>
        </w:r>
      </w:ins>
      <w:r w:rsidRPr="0091052A">
        <w:rPr>
          <w:lang w:val="en-US"/>
        </w:rPr>
        <w:t xml:space="preserve"> connect VMWare products</w:t>
      </w:r>
    </w:p>
    <w:p w:rsidR="002B4E24" w:rsidRPr="0091052A" w:rsidRDefault="00C02AEC" w:rsidP="0091052A">
      <w:pPr>
        <w:numPr>
          <w:ilvl w:val="0"/>
          <w:numId w:val="3"/>
        </w:numPr>
        <w:rPr>
          <w:lang w:val="en-US"/>
        </w:rPr>
      </w:pPr>
      <w:r w:rsidRPr="0091052A">
        <w:rPr>
          <w:lang w:val="en-US"/>
        </w:rPr>
        <w:t>Team Access Control</w:t>
      </w:r>
      <w:ins w:id="77" w:author="Екатерина Сычева" w:date="2016-01-14T09:50:00Z">
        <w:r w:rsidR="00D71B0D" w:rsidRPr="00D71B0D">
          <w:rPr>
            <w:lang w:val="en-US"/>
            <w:rPrChange w:id="78" w:author="Екатерина Сычева" w:date="2016-01-14T09:50:00Z">
              <w:rPr/>
            </w:rPrChange>
          </w:rPr>
          <w:t xml:space="preserve"> </w:t>
        </w:r>
      </w:ins>
      <w:del w:id="79" w:author="Екатерина Сычева" w:date="2016-01-14T09:50:00Z">
        <w:r w:rsidRPr="0091052A" w:rsidDel="00D71B0D">
          <w:rPr>
            <w:lang w:val="en-US"/>
          </w:rPr>
          <w:delText>-</w:delText>
        </w:r>
      </w:del>
      <w:ins w:id="80" w:author="Екатерина Сычева" w:date="2016-01-14T09:50:00Z">
        <w:r w:rsidR="00D71B0D">
          <w:rPr>
            <w:lang w:val="en-US"/>
          </w:rPr>
          <w:t>–</w:t>
        </w:r>
      </w:ins>
      <w:r w:rsidRPr="0091052A">
        <w:rPr>
          <w:lang w:val="en-US"/>
        </w:rPr>
        <w:t xml:space="preserve"> Right management system</w:t>
      </w:r>
    </w:p>
    <w:p w:rsidR="002B4E24" w:rsidRPr="0091052A" w:rsidRDefault="00C02AEC" w:rsidP="0091052A">
      <w:pPr>
        <w:numPr>
          <w:ilvl w:val="0"/>
          <w:numId w:val="3"/>
        </w:numPr>
      </w:pPr>
      <w:r w:rsidRPr="0091052A">
        <w:rPr>
          <w:lang w:val="en-US"/>
        </w:rPr>
        <w:t xml:space="preserve">5nine Cloud Security  </w:t>
      </w:r>
    </w:p>
    <w:p w:rsidR="0091052A" w:rsidRPr="006244CA" w:rsidRDefault="006244CA" w:rsidP="005052FA">
      <w:del w:id="81" w:author="Екатерина Сычева" w:date="2016-01-14T09:51:00Z">
        <w:r w:rsidDel="00D71B0D">
          <w:delText xml:space="preserve">Как </w:delText>
        </w:r>
      </w:del>
      <w:ins w:id="82" w:author="Екатерина Сычева" w:date="2016-01-14T09:51:00Z">
        <w:r w:rsidR="00D71B0D">
          <w:t>С какой периодичностью</w:t>
        </w:r>
        <w:r w:rsidR="00D71B0D">
          <w:t xml:space="preserve"> </w:t>
        </w:r>
      </w:ins>
      <w:r>
        <w:t xml:space="preserve">обновляется </w:t>
      </w:r>
      <w:proofErr w:type="spellStart"/>
      <w:r>
        <w:rPr>
          <w:lang w:val="en-US"/>
        </w:rPr>
        <w:t>AzurePack</w:t>
      </w:r>
      <w:proofErr w:type="spellEnd"/>
      <w:r w:rsidRPr="00D51568">
        <w:t>?</w:t>
      </w:r>
      <w:r w:rsidR="00A6284E">
        <w:t xml:space="preserve"> </w:t>
      </w:r>
      <w:del w:id="83" w:author="Екатерина Сычева" w:date="2016-01-14T09:51:00Z">
        <w:r w:rsidDel="00D71B0D">
          <w:delText>- р</w:delText>
        </w:r>
      </w:del>
      <w:ins w:id="84" w:author="Екатерина Сычева" w:date="2016-01-14T09:51:00Z">
        <w:r w:rsidR="00D71B0D">
          <w:t>Р</w:t>
        </w:r>
      </w:ins>
      <w:r>
        <w:t>аз в квартал.</w:t>
      </w:r>
    </w:p>
    <w:p w:rsidR="006244CA" w:rsidRDefault="006244CA" w:rsidP="005052FA">
      <w:r w:rsidRPr="006244CA">
        <w:rPr>
          <w:noProof/>
          <w:lang w:eastAsia="ru-RU"/>
        </w:rPr>
        <w:drawing>
          <wp:inline distT="0" distB="0" distL="0" distR="0" wp14:anchorId="0EB1C5C0" wp14:editId="0BA73C7C">
            <wp:extent cx="5940425" cy="2136775"/>
            <wp:effectExtent l="0" t="0" r="3175" b="0"/>
            <wp:docPr id="12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C7" w:rsidRPr="00F519D3" w:rsidRDefault="001861C7" w:rsidP="005052FA">
      <w:pPr>
        <w:rPr>
          <w:b/>
        </w:rPr>
      </w:pPr>
    </w:p>
    <w:p w:rsidR="00EF3E73" w:rsidRPr="00EF3E73" w:rsidRDefault="00EF3E73" w:rsidP="005052FA">
      <w:r w:rsidRPr="00F519D3">
        <w:rPr>
          <w:b/>
        </w:rPr>
        <w:t xml:space="preserve">Известные мне заказчики в России, у которых внедрен </w:t>
      </w:r>
      <w:r w:rsidRPr="00F519D3">
        <w:rPr>
          <w:b/>
          <w:lang w:val="en-US"/>
        </w:rPr>
        <w:t>Azure</w:t>
      </w:r>
      <w:r w:rsidRPr="00F519D3">
        <w:rPr>
          <w:b/>
        </w:rPr>
        <w:t xml:space="preserve"> </w:t>
      </w:r>
      <w:r w:rsidRPr="00F519D3">
        <w:rPr>
          <w:b/>
          <w:lang w:val="en-US"/>
        </w:rPr>
        <w:t>Pack</w:t>
      </w:r>
    </w:p>
    <w:p w:rsidR="002B4E24" w:rsidRPr="00F519D3" w:rsidRDefault="00C02AEC" w:rsidP="00F519D3">
      <w:pPr>
        <w:numPr>
          <w:ilvl w:val="0"/>
          <w:numId w:val="4"/>
        </w:numPr>
        <w:rPr>
          <w:b/>
        </w:rPr>
      </w:pPr>
      <w:proofErr w:type="spellStart"/>
      <w:r w:rsidRPr="00F519D3">
        <w:rPr>
          <w:b/>
          <w:lang w:val="en-US"/>
        </w:rPr>
        <w:t>SoftLine</w:t>
      </w:r>
      <w:proofErr w:type="spellEnd"/>
    </w:p>
    <w:p w:rsidR="002B4E24" w:rsidRPr="00F519D3" w:rsidRDefault="00C02AEC" w:rsidP="00F519D3">
      <w:pPr>
        <w:numPr>
          <w:ilvl w:val="0"/>
          <w:numId w:val="4"/>
        </w:numPr>
        <w:rPr>
          <w:b/>
        </w:rPr>
      </w:pPr>
      <w:r w:rsidRPr="00F519D3">
        <w:rPr>
          <w:b/>
        </w:rPr>
        <w:t xml:space="preserve">Ростелеком </w:t>
      </w:r>
      <w:hyperlink r:id="rId16" w:history="1">
        <w:proofErr w:type="gramStart"/>
        <w:r w:rsidRPr="00F519D3">
          <w:rPr>
            <w:rStyle w:val="a3"/>
            <w:b/>
            <w:lang w:val="en-US"/>
          </w:rPr>
          <w:t>https</w:t>
        </w:r>
        <w:r w:rsidRPr="00F519D3">
          <w:rPr>
            <w:rStyle w:val="a3"/>
            <w:b/>
          </w:rPr>
          <w:t>://</w:t>
        </w:r>
        <w:r w:rsidRPr="00F519D3">
          <w:rPr>
            <w:rStyle w:val="a3"/>
            <w:b/>
            <w:lang w:val="en-US"/>
          </w:rPr>
          <w:t>www</w:t>
        </w:r>
        <w:r w:rsidRPr="00F519D3">
          <w:rPr>
            <w:rStyle w:val="a3"/>
            <w:b/>
          </w:rPr>
          <w:t>.</w:t>
        </w:r>
        <w:r w:rsidRPr="00F519D3">
          <w:rPr>
            <w:rStyle w:val="a3"/>
            <w:b/>
            <w:lang w:val="en-US"/>
          </w:rPr>
          <w:t>o</w:t>
        </w:r>
        <w:r w:rsidRPr="00F519D3">
          <w:rPr>
            <w:rStyle w:val="a3"/>
            <w:b/>
          </w:rPr>
          <w:t>7.</w:t>
        </w:r>
        <w:r w:rsidRPr="00F519D3">
          <w:rPr>
            <w:rStyle w:val="a3"/>
            <w:b/>
            <w:lang w:val="en-US"/>
          </w:rPr>
          <w:t>com</w:t>
        </w:r>
        <w:r w:rsidRPr="00F519D3">
          <w:rPr>
            <w:rStyle w:val="a3"/>
            <w:b/>
          </w:rPr>
          <w:t>/#/</w:t>
        </w:r>
        <w:r w:rsidRPr="00F519D3">
          <w:rPr>
            <w:rStyle w:val="a3"/>
            <w:b/>
            <w:lang w:val="en-US"/>
          </w:rPr>
          <w:t>for</w:t>
        </w:r>
        <w:r w:rsidRPr="00F519D3">
          <w:rPr>
            <w:rStyle w:val="a3"/>
            <w:b/>
          </w:rPr>
          <w:t>/</w:t>
        </w:r>
        <w:r w:rsidRPr="00F519D3">
          <w:rPr>
            <w:rStyle w:val="a3"/>
            <w:b/>
            <w:lang w:val="en-US"/>
          </w:rPr>
          <w:t>business</w:t>
        </w:r>
        <w:r w:rsidRPr="00F519D3">
          <w:rPr>
            <w:rStyle w:val="a3"/>
            <w:b/>
          </w:rPr>
          <w:t>/</w:t>
        </w:r>
        <w:r w:rsidRPr="00F519D3">
          <w:rPr>
            <w:rStyle w:val="a3"/>
            <w:b/>
            <w:lang w:val="en-US"/>
          </w:rPr>
          <w:t>products</w:t>
        </w:r>
        <w:r w:rsidRPr="00F519D3">
          <w:rPr>
            <w:rStyle w:val="a3"/>
            <w:b/>
          </w:rPr>
          <w:t>/77/!</w:t>
        </w:r>
      </w:hyperlink>
      <w:hyperlink r:id="rId17" w:history="1">
        <w:r w:rsidRPr="00F519D3">
          <w:rPr>
            <w:rStyle w:val="a3"/>
            <w:b/>
            <w:lang w:val="en-US"/>
          </w:rPr>
          <w:t>description</w:t>
        </w:r>
        <w:proofErr w:type="gramEnd"/>
      </w:hyperlink>
      <w:r w:rsidRPr="00F519D3">
        <w:rPr>
          <w:b/>
          <w:lang w:val="en-US"/>
        </w:rPr>
        <w:t xml:space="preserve"> </w:t>
      </w:r>
    </w:p>
    <w:p w:rsidR="002B4E24" w:rsidRPr="00F519D3" w:rsidRDefault="00C02AEC" w:rsidP="00F519D3">
      <w:pPr>
        <w:numPr>
          <w:ilvl w:val="0"/>
          <w:numId w:val="4"/>
        </w:numPr>
        <w:rPr>
          <w:b/>
          <w:lang w:val="en-US"/>
        </w:rPr>
      </w:pPr>
      <w:r w:rsidRPr="00F519D3">
        <w:rPr>
          <w:b/>
          <w:lang w:val="en-US"/>
        </w:rPr>
        <w:t xml:space="preserve">KROK </w:t>
      </w:r>
      <w:r w:rsidR="00D71B0D">
        <w:fldChar w:fldCharType="begin"/>
      </w:r>
      <w:r w:rsidR="00D71B0D" w:rsidRPr="00925268">
        <w:rPr>
          <w:lang w:val="en-US"/>
          <w:rPrChange w:id="85" w:author="Екатерина Сычева" w:date="2016-01-14T09:37:00Z">
            <w:rPr/>
          </w:rPrChange>
        </w:rPr>
        <w:instrText xml:space="preserve"> HYPERLINK "http://cloud.croc.ru/promo/microsoft/" </w:instrText>
      </w:r>
      <w:r w:rsidR="00D71B0D">
        <w:fldChar w:fldCharType="separate"/>
      </w:r>
      <w:r w:rsidRPr="00F519D3">
        <w:rPr>
          <w:rStyle w:val="a3"/>
          <w:b/>
          <w:lang w:val="en-US"/>
        </w:rPr>
        <w:t>http://cloud.croc.ru/promo/microsoft</w:t>
      </w:r>
      <w:r w:rsidR="00D71B0D">
        <w:rPr>
          <w:rStyle w:val="a3"/>
          <w:b/>
          <w:lang w:val="en-US"/>
        </w:rPr>
        <w:fldChar w:fldCharType="end"/>
      </w:r>
      <w:r w:rsidR="00D71B0D">
        <w:fldChar w:fldCharType="begin"/>
      </w:r>
      <w:r w:rsidR="00D71B0D" w:rsidRPr="00925268">
        <w:rPr>
          <w:lang w:val="en-US"/>
          <w:rPrChange w:id="86" w:author="Екатерина Сычева" w:date="2016-01-14T09:37:00Z">
            <w:rPr/>
          </w:rPrChange>
        </w:rPr>
        <w:instrText xml:space="preserve"> HYPERLINK "http://cloud.croc</w:instrText>
      </w:r>
      <w:r w:rsidR="00D71B0D" w:rsidRPr="00925268">
        <w:rPr>
          <w:lang w:val="en-US"/>
          <w:rPrChange w:id="87" w:author="Екатерина Сычева" w:date="2016-01-14T09:37:00Z">
            <w:rPr/>
          </w:rPrChange>
        </w:rPr>
        <w:instrText xml:space="preserve">.ru/promo/microsoft/" </w:instrText>
      </w:r>
      <w:r w:rsidR="00D71B0D">
        <w:fldChar w:fldCharType="separate"/>
      </w:r>
      <w:r w:rsidRPr="00F519D3">
        <w:rPr>
          <w:rStyle w:val="a3"/>
          <w:b/>
          <w:lang w:val="en-US"/>
        </w:rPr>
        <w:t>/</w:t>
      </w:r>
      <w:r w:rsidR="00D71B0D">
        <w:rPr>
          <w:rStyle w:val="a3"/>
          <w:b/>
          <w:lang w:val="en-US"/>
        </w:rPr>
        <w:fldChar w:fldCharType="end"/>
      </w:r>
      <w:r w:rsidRPr="00F519D3">
        <w:rPr>
          <w:b/>
          <w:lang w:val="en-US"/>
        </w:rPr>
        <w:t xml:space="preserve"> </w:t>
      </w:r>
    </w:p>
    <w:p w:rsidR="002B4E24" w:rsidRPr="00F519D3" w:rsidRDefault="00C02AEC" w:rsidP="00F519D3">
      <w:pPr>
        <w:numPr>
          <w:ilvl w:val="0"/>
          <w:numId w:val="4"/>
        </w:numPr>
        <w:rPr>
          <w:b/>
        </w:rPr>
      </w:pPr>
      <w:proofErr w:type="spellStart"/>
      <w:r w:rsidRPr="00F519D3">
        <w:rPr>
          <w:b/>
        </w:rPr>
        <w:t>Облакотека</w:t>
      </w:r>
      <w:proofErr w:type="spellEnd"/>
      <w:r w:rsidRPr="00F519D3">
        <w:rPr>
          <w:b/>
        </w:rPr>
        <w:t xml:space="preserve"> </w:t>
      </w:r>
      <w:hyperlink r:id="rId18" w:history="1">
        <w:r w:rsidRPr="00F519D3">
          <w:rPr>
            <w:rStyle w:val="a3"/>
            <w:b/>
            <w:lang w:val="en-US"/>
          </w:rPr>
          <w:t>http</w:t>
        </w:r>
        <w:r w:rsidRPr="00F519D3">
          <w:rPr>
            <w:rStyle w:val="a3"/>
            <w:b/>
          </w:rPr>
          <w:t>://</w:t>
        </w:r>
        <w:proofErr w:type="spellStart"/>
        <w:r w:rsidRPr="00F519D3">
          <w:rPr>
            <w:rStyle w:val="a3"/>
            <w:b/>
            <w:lang w:val="en-US"/>
          </w:rPr>
          <w:t>habrahabr</w:t>
        </w:r>
        <w:proofErr w:type="spellEnd"/>
        <w:r w:rsidRPr="00F519D3">
          <w:rPr>
            <w:rStyle w:val="a3"/>
            <w:b/>
          </w:rPr>
          <w:t>.</w:t>
        </w:r>
        <w:proofErr w:type="spellStart"/>
        <w:r w:rsidRPr="00F519D3">
          <w:rPr>
            <w:rStyle w:val="a3"/>
            <w:b/>
            <w:lang w:val="en-US"/>
          </w:rPr>
          <w:t>ru</w:t>
        </w:r>
        <w:proofErr w:type="spellEnd"/>
        <w:r w:rsidRPr="00F519D3">
          <w:rPr>
            <w:rStyle w:val="a3"/>
            <w:b/>
          </w:rPr>
          <w:t>/</w:t>
        </w:r>
        <w:r w:rsidRPr="00F519D3">
          <w:rPr>
            <w:rStyle w:val="a3"/>
            <w:b/>
            <w:lang w:val="en-US"/>
          </w:rPr>
          <w:t>company</w:t>
        </w:r>
        <w:r w:rsidRPr="00F519D3">
          <w:rPr>
            <w:rStyle w:val="a3"/>
            <w:b/>
          </w:rPr>
          <w:t>/</w:t>
        </w:r>
        <w:proofErr w:type="spellStart"/>
        <w:r w:rsidRPr="00F519D3">
          <w:rPr>
            <w:rStyle w:val="a3"/>
            <w:b/>
            <w:lang w:val="en-US"/>
          </w:rPr>
          <w:t>oblakoteka</w:t>
        </w:r>
        <w:proofErr w:type="spellEnd"/>
        <w:r w:rsidRPr="00F519D3">
          <w:rPr>
            <w:rStyle w:val="a3"/>
            <w:b/>
          </w:rPr>
          <w:t>/</w:t>
        </w:r>
        <w:r w:rsidRPr="00F519D3">
          <w:rPr>
            <w:rStyle w:val="a3"/>
            <w:b/>
            <w:lang w:val="en-US"/>
          </w:rPr>
          <w:t>blog</w:t>
        </w:r>
        <w:r w:rsidRPr="00F519D3">
          <w:rPr>
            <w:rStyle w:val="a3"/>
            <w:b/>
          </w:rPr>
          <w:t>/259629</w:t>
        </w:r>
      </w:hyperlink>
    </w:p>
    <w:p w:rsidR="002B4E24" w:rsidRPr="00F519D3" w:rsidRDefault="00C02AEC" w:rsidP="00F519D3">
      <w:pPr>
        <w:numPr>
          <w:ilvl w:val="0"/>
          <w:numId w:val="4"/>
        </w:numPr>
        <w:rPr>
          <w:b/>
          <w:lang w:val="en-US"/>
        </w:rPr>
      </w:pPr>
      <w:proofErr w:type="spellStart"/>
      <w:r w:rsidRPr="00F519D3">
        <w:rPr>
          <w:b/>
          <w:lang w:val="en-US"/>
        </w:rPr>
        <w:t>Dataline</w:t>
      </w:r>
      <w:proofErr w:type="spellEnd"/>
      <w:r w:rsidRPr="00F519D3">
        <w:rPr>
          <w:b/>
          <w:lang w:val="en-US"/>
        </w:rPr>
        <w:t xml:space="preserve"> </w:t>
      </w:r>
      <w:r w:rsidR="00D71B0D">
        <w:fldChar w:fldCharType="begin"/>
      </w:r>
      <w:r w:rsidR="00D71B0D" w:rsidRPr="00925268">
        <w:rPr>
          <w:lang w:val="en-US"/>
          <w:rPrChange w:id="88" w:author="Екатерина Сычева" w:date="2016-01-14T09:37:00Z">
            <w:rPr/>
          </w:rPrChange>
        </w:rPr>
        <w:instrText xml:space="preserve"> HYPERLINK "http://habrahabr.ru/company/oblakoteka/blog/259629/" </w:instrText>
      </w:r>
      <w:r w:rsidR="00D71B0D">
        <w:fldChar w:fldCharType="separate"/>
      </w:r>
      <w:r w:rsidRPr="00F519D3">
        <w:rPr>
          <w:rStyle w:val="a3"/>
          <w:b/>
          <w:lang w:val="en-US"/>
        </w:rPr>
        <w:t>http://www.dtln.ru/uslugi/iaas/azureline/</w:t>
      </w:r>
      <w:r w:rsidR="00D71B0D">
        <w:rPr>
          <w:rStyle w:val="a3"/>
          <w:b/>
          <w:lang w:val="en-US"/>
        </w:rPr>
        <w:fldChar w:fldCharType="end"/>
      </w:r>
      <w:r w:rsidRPr="00F519D3">
        <w:rPr>
          <w:b/>
          <w:lang w:val="en-US"/>
        </w:rPr>
        <w:t xml:space="preserve"> </w:t>
      </w:r>
    </w:p>
    <w:p w:rsidR="00F519D3" w:rsidRPr="00F519D3" w:rsidRDefault="00F519D3" w:rsidP="00F519D3">
      <w:pPr>
        <w:rPr>
          <w:b/>
        </w:rPr>
      </w:pPr>
      <w:r w:rsidRPr="00F519D3">
        <w:t>Полный список партнеров</w:t>
      </w:r>
      <w:r w:rsidRPr="00F519D3">
        <w:rPr>
          <w:b/>
        </w:rPr>
        <w:t xml:space="preserve">: </w:t>
      </w:r>
      <w:hyperlink r:id="rId19" w:history="1">
        <w:r w:rsidRPr="00F519D3">
          <w:rPr>
            <w:rStyle w:val="a3"/>
            <w:b/>
            <w:lang w:val="en-US"/>
          </w:rPr>
          <w:t>http</w:t>
        </w:r>
        <w:r w:rsidRPr="00F519D3">
          <w:rPr>
            <w:rStyle w:val="a3"/>
            <w:b/>
          </w:rPr>
          <w:t>://</w:t>
        </w:r>
        <w:r w:rsidRPr="00F519D3">
          <w:rPr>
            <w:rStyle w:val="a3"/>
            <w:b/>
            <w:lang w:val="en-US"/>
          </w:rPr>
          <w:t>www</w:t>
        </w:r>
        <w:r w:rsidRPr="00F519D3">
          <w:rPr>
            <w:rStyle w:val="a3"/>
            <w:b/>
          </w:rPr>
          <w:t>.</w:t>
        </w:r>
        <w:proofErr w:type="spellStart"/>
        <w:r w:rsidRPr="00F519D3">
          <w:rPr>
            <w:rStyle w:val="a3"/>
            <w:b/>
            <w:lang w:val="en-US"/>
          </w:rPr>
          <w:t>microsoft</w:t>
        </w:r>
        <w:proofErr w:type="spellEnd"/>
        <w:r w:rsidRPr="00F519D3">
          <w:rPr>
            <w:rStyle w:val="a3"/>
            <w:b/>
          </w:rPr>
          <w:t>.</w:t>
        </w:r>
        <w:r w:rsidRPr="00F519D3">
          <w:rPr>
            <w:rStyle w:val="a3"/>
            <w:b/>
            <w:lang w:val="en-US"/>
          </w:rPr>
          <w:t>com</w:t>
        </w:r>
        <w:r w:rsidRPr="00F519D3">
          <w:rPr>
            <w:rStyle w:val="a3"/>
            <w:b/>
          </w:rPr>
          <w:t>/</w:t>
        </w:r>
        <w:proofErr w:type="spellStart"/>
        <w:r w:rsidRPr="00F519D3">
          <w:rPr>
            <w:rStyle w:val="a3"/>
            <w:b/>
            <w:lang w:val="en-US"/>
          </w:rPr>
          <w:t>ru</w:t>
        </w:r>
        <w:proofErr w:type="spellEnd"/>
        <w:r w:rsidRPr="00F519D3">
          <w:rPr>
            <w:rStyle w:val="a3"/>
            <w:b/>
          </w:rPr>
          <w:t>-</w:t>
        </w:r>
        <w:proofErr w:type="spellStart"/>
        <w:r w:rsidRPr="00F519D3">
          <w:rPr>
            <w:rStyle w:val="a3"/>
            <w:b/>
            <w:lang w:val="en-US"/>
          </w:rPr>
          <w:t>ru</w:t>
        </w:r>
        <w:proofErr w:type="spellEnd"/>
        <w:r w:rsidRPr="00F519D3">
          <w:rPr>
            <w:rStyle w:val="a3"/>
            <w:b/>
          </w:rPr>
          <w:t>/</w:t>
        </w:r>
        <w:proofErr w:type="spellStart"/>
        <w:r w:rsidRPr="00F519D3">
          <w:rPr>
            <w:rStyle w:val="a3"/>
            <w:b/>
            <w:lang w:val="en-US"/>
          </w:rPr>
          <w:t>cloudosnetwork</w:t>
        </w:r>
        <w:proofErr w:type="spellEnd"/>
      </w:hyperlink>
      <w:hyperlink r:id="rId20" w:history="1">
        <w:r w:rsidRPr="00F519D3">
          <w:rPr>
            <w:rStyle w:val="a3"/>
            <w:b/>
          </w:rPr>
          <w:t>/</w:t>
        </w:r>
      </w:hyperlink>
    </w:p>
    <w:p w:rsidR="00EF3E73" w:rsidRPr="00F519D3" w:rsidRDefault="00EF3E73" w:rsidP="005052FA">
      <w:pPr>
        <w:rPr>
          <w:b/>
        </w:rPr>
      </w:pPr>
    </w:p>
    <w:p w:rsidR="00EF3E73" w:rsidRPr="00F519D3" w:rsidRDefault="00EF3E73" w:rsidP="005052FA">
      <w:pPr>
        <w:rPr>
          <w:b/>
        </w:rPr>
      </w:pPr>
    </w:p>
    <w:p w:rsidR="00EF3E73" w:rsidRPr="00F519D3" w:rsidRDefault="00EF3E73" w:rsidP="005052FA">
      <w:pPr>
        <w:rPr>
          <w:b/>
        </w:rPr>
      </w:pPr>
    </w:p>
    <w:p w:rsidR="001861C7" w:rsidRPr="00925268" w:rsidRDefault="001861C7" w:rsidP="005052FA">
      <w:pPr>
        <w:rPr>
          <w:b/>
          <w:lang w:val="en-US"/>
          <w:rPrChange w:id="89" w:author="Екатерина Сычева" w:date="2016-01-14T09:37:00Z">
            <w:rPr>
              <w:b/>
            </w:rPr>
          </w:rPrChange>
        </w:rPr>
      </w:pPr>
      <w:r w:rsidRPr="001861C7">
        <w:rPr>
          <w:b/>
          <w:lang w:val="en-US"/>
        </w:rPr>
        <w:t>Azure Stack</w:t>
      </w:r>
    </w:p>
    <w:p w:rsidR="001861C7" w:rsidRDefault="001861C7" w:rsidP="005052FA">
      <w:r>
        <w:t>Кроме</w:t>
      </w:r>
      <w:r w:rsidRPr="001861C7">
        <w:rPr>
          <w:lang w:val="en-US"/>
        </w:rPr>
        <w:t xml:space="preserve"> </w:t>
      </w:r>
      <w:r>
        <w:rPr>
          <w:lang w:val="en-US"/>
        </w:rPr>
        <w:t>Azure Pack</w:t>
      </w:r>
      <w:r w:rsidRPr="001861C7">
        <w:rPr>
          <w:lang w:val="en-US"/>
        </w:rPr>
        <w:t xml:space="preserve">, </w:t>
      </w:r>
      <w:r>
        <w:t>есть</w:t>
      </w:r>
      <w:r w:rsidRPr="001861C7">
        <w:rPr>
          <w:lang w:val="en-US"/>
        </w:rPr>
        <w:t xml:space="preserve"> </w:t>
      </w:r>
      <w:r>
        <w:t>еще</w:t>
      </w:r>
      <w:r w:rsidRPr="001861C7">
        <w:rPr>
          <w:lang w:val="en-US"/>
        </w:rPr>
        <w:t xml:space="preserve"> </w:t>
      </w:r>
      <w:r>
        <w:rPr>
          <w:lang w:val="en-US"/>
        </w:rPr>
        <w:t>Azure Stack</w:t>
      </w:r>
      <w:r w:rsidRPr="001861C7">
        <w:rPr>
          <w:lang w:val="en-US"/>
        </w:rPr>
        <w:t xml:space="preserve">… </w:t>
      </w:r>
      <w:r>
        <w:t xml:space="preserve">Это близкие вещи, но разные. </w:t>
      </w:r>
    </w:p>
    <w:p w:rsidR="001861C7" w:rsidRDefault="001861C7" w:rsidP="005052FA">
      <w:r>
        <w:rPr>
          <w:lang w:val="en-US"/>
        </w:rPr>
        <w:t>Azure</w:t>
      </w:r>
      <w:r w:rsidRPr="001861C7">
        <w:t xml:space="preserve"> </w:t>
      </w:r>
      <w:r>
        <w:rPr>
          <w:lang w:val="en-US"/>
        </w:rPr>
        <w:t>Stack</w:t>
      </w:r>
      <w:ins w:id="90" w:author="Екатерина Сычева" w:date="2016-01-14T09:51:00Z">
        <w:r w:rsidR="00D71B0D">
          <w:t xml:space="preserve"> </w:t>
        </w:r>
      </w:ins>
      <w:del w:id="91" w:author="Екатерина Сычева" w:date="2016-01-14T09:51:00Z">
        <w:r w:rsidDel="00D71B0D">
          <w:delText>-</w:delText>
        </w:r>
      </w:del>
      <w:ins w:id="92" w:author="Екатерина Сычева" w:date="2016-01-14T09:51:00Z">
        <w:r w:rsidR="00D71B0D">
          <w:t>–</w:t>
        </w:r>
      </w:ins>
      <w:r>
        <w:t xml:space="preserve"> следующее поколение </w:t>
      </w:r>
      <w:del w:id="93" w:author="Екатерина Сычева" w:date="2016-01-14T09:53:00Z">
        <w:r w:rsidDel="00D71B0D">
          <w:delText xml:space="preserve">развитие </w:delText>
        </w:r>
      </w:del>
      <w:ins w:id="94" w:author="Екатерина Сычева" w:date="2016-01-14T09:53:00Z">
        <w:r w:rsidR="00D71B0D">
          <w:t>развити</w:t>
        </w:r>
        <w:r w:rsidR="00D71B0D">
          <w:t>я</w:t>
        </w:r>
        <w:r w:rsidR="00D71B0D">
          <w:t xml:space="preserve"> </w:t>
        </w:r>
      </w:ins>
      <w:r>
        <w:rPr>
          <w:lang w:val="en-US"/>
        </w:rPr>
        <w:t>Private</w:t>
      </w:r>
      <w:r w:rsidRPr="001861C7">
        <w:t xml:space="preserve"> </w:t>
      </w:r>
      <w:r>
        <w:rPr>
          <w:lang w:val="en-US"/>
        </w:rPr>
        <w:t>Cloud</w:t>
      </w:r>
      <w:r>
        <w:t xml:space="preserve">, он еще в стадии </w:t>
      </w:r>
      <w:r>
        <w:rPr>
          <w:lang w:val="en-US"/>
        </w:rPr>
        <w:t>preview</w:t>
      </w:r>
      <w:r>
        <w:t xml:space="preserve">, базируется на другом </w:t>
      </w:r>
      <w:r>
        <w:rPr>
          <w:lang w:val="en-US"/>
        </w:rPr>
        <w:t>API</w:t>
      </w:r>
      <w:r>
        <w:t xml:space="preserve">, на другом портале и т.п. Какое-то время </w:t>
      </w:r>
      <w:r>
        <w:rPr>
          <w:lang w:val="en-US"/>
        </w:rPr>
        <w:t>MS</w:t>
      </w:r>
      <w:r w:rsidRPr="001861C7">
        <w:t xml:space="preserve"> </w:t>
      </w:r>
      <w:r>
        <w:t xml:space="preserve">будет поддерживать </w:t>
      </w:r>
      <w:del w:id="95" w:author="Екатерина Сычева" w:date="2016-01-14T09:53:00Z">
        <w:r w:rsidDel="00D71B0D">
          <w:delText xml:space="preserve">оба </w:delText>
        </w:r>
      </w:del>
      <w:ins w:id="96" w:author="Екатерина Сычева" w:date="2016-01-14T09:53:00Z">
        <w:r w:rsidR="00D71B0D">
          <w:t>об</w:t>
        </w:r>
        <w:r w:rsidR="00D71B0D">
          <w:t>е</w:t>
        </w:r>
        <w:r w:rsidR="00D71B0D">
          <w:t xml:space="preserve"> </w:t>
        </w:r>
      </w:ins>
      <w:r>
        <w:t xml:space="preserve">версии параллельно. </w:t>
      </w:r>
    </w:p>
    <w:p w:rsidR="001861C7" w:rsidRDefault="001861C7" w:rsidP="005052FA">
      <w:r>
        <w:rPr>
          <w:lang w:val="en-US"/>
        </w:rPr>
        <w:lastRenderedPageBreak/>
        <w:t>Pack</w:t>
      </w:r>
      <w:r w:rsidRPr="001861C7">
        <w:t xml:space="preserve"> </w:t>
      </w:r>
      <w:r>
        <w:t xml:space="preserve">и </w:t>
      </w:r>
      <w:r>
        <w:rPr>
          <w:lang w:val="en-US"/>
        </w:rPr>
        <w:t>Stack</w:t>
      </w:r>
      <w:r w:rsidRPr="001861C7">
        <w:t xml:space="preserve"> </w:t>
      </w:r>
      <w:r>
        <w:t>не</w:t>
      </w:r>
      <w:del w:id="97" w:author="Екатерина Сычева" w:date="2016-01-14T09:53:00Z">
        <w:r w:rsidDel="00D71B0D">
          <w:delText xml:space="preserve"> </w:delText>
        </w:r>
      </w:del>
      <w:r>
        <w:t>совместимы</w:t>
      </w:r>
      <w:ins w:id="98" w:author="Екатерина Сычева" w:date="2016-01-14T09:54:00Z">
        <w:r w:rsidR="00D71B0D">
          <w:t>,</w:t>
        </w:r>
      </w:ins>
      <w:r>
        <w:t xml:space="preserve"> и с </w:t>
      </w:r>
      <w:del w:id="99" w:author="Екатерина Сычева" w:date="2016-01-14T09:54:00Z">
        <w:r w:rsidDel="00D71B0D">
          <w:delText xml:space="preserve">этой </w:delText>
        </w:r>
      </w:del>
      <w:ins w:id="100" w:author="Екатерина Сычева" w:date="2016-01-14T09:54:00Z">
        <w:r w:rsidR="00D71B0D">
          <w:t>одной</w:t>
        </w:r>
        <w:r w:rsidR="00D71B0D">
          <w:t xml:space="preserve"> </w:t>
        </w:r>
      </w:ins>
      <w:r>
        <w:t>точки зрения</w:t>
      </w:r>
      <w:ins w:id="101" w:author="Екатерина Сычева" w:date="2016-01-14T09:54:00Z">
        <w:r w:rsidR="00D71B0D">
          <w:t xml:space="preserve"> </w:t>
        </w:r>
      </w:ins>
      <w:del w:id="102" w:author="Екатерина Сычева" w:date="2016-01-14T09:54:00Z">
        <w:r w:rsidDel="00D71B0D">
          <w:delText>-</w:delText>
        </w:r>
      </w:del>
      <w:ins w:id="103" w:author="Екатерина Сычева" w:date="2016-01-14T09:54:00Z">
        <w:r w:rsidR="00D71B0D">
          <w:t>–</w:t>
        </w:r>
      </w:ins>
      <w:r>
        <w:t xml:space="preserve"> это революция. Но с точки зрения </w:t>
      </w:r>
      <w:r w:rsidR="008963D2">
        <w:t xml:space="preserve">идеи </w:t>
      </w:r>
      <w:r w:rsidR="008963D2">
        <w:rPr>
          <w:lang w:val="en-US"/>
        </w:rPr>
        <w:t>private</w:t>
      </w:r>
      <w:r w:rsidR="008963D2" w:rsidRPr="008963D2">
        <w:t xml:space="preserve"> </w:t>
      </w:r>
      <w:r w:rsidR="008963D2">
        <w:rPr>
          <w:lang w:val="en-US"/>
        </w:rPr>
        <w:t>cloud</w:t>
      </w:r>
      <w:ins w:id="104" w:author="Екатерина Сычева" w:date="2016-01-14T09:54:00Z">
        <w:r w:rsidR="00D71B0D">
          <w:t xml:space="preserve"> </w:t>
        </w:r>
      </w:ins>
      <w:del w:id="105" w:author="Екатерина Сычева" w:date="2016-01-14T09:54:00Z">
        <w:r w:rsidR="008963D2" w:rsidRPr="008963D2" w:rsidDel="00D71B0D">
          <w:delText>-</w:delText>
        </w:r>
      </w:del>
      <w:ins w:id="106" w:author="Екатерина Сычева" w:date="2016-01-14T09:54:00Z">
        <w:r w:rsidR="00D71B0D">
          <w:t xml:space="preserve">– </w:t>
        </w:r>
      </w:ins>
      <w:r w:rsidR="008963D2">
        <w:t>это эволюция.</w:t>
      </w:r>
      <w:r>
        <w:t xml:space="preserve"> </w:t>
      </w:r>
    </w:p>
    <w:p w:rsidR="005651C9" w:rsidRDefault="005651C9" w:rsidP="005052FA">
      <w:r w:rsidRPr="005651C9">
        <w:t>Мое мнение:</w:t>
      </w:r>
      <w:r>
        <w:t xml:space="preserve"> Вы можете установить </w:t>
      </w:r>
      <w:r>
        <w:rPr>
          <w:lang w:val="en-US"/>
        </w:rPr>
        <w:t>Azure</w:t>
      </w:r>
      <w:r w:rsidRPr="005651C9">
        <w:t xml:space="preserve"> </w:t>
      </w:r>
      <w:r>
        <w:rPr>
          <w:lang w:val="en-US"/>
        </w:rPr>
        <w:t>Pack</w:t>
      </w:r>
      <w:r>
        <w:t xml:space="preserve"> и использовать его, а не ждать выхода </w:t>
      </w:r>
      <w:r>
        <w:rPr>
          <w:lang w:val="en-US"/>
        </w:rPr>
        <w:t>Azure</w:t>
      </w:r>
      <w:r w:rsidRPr="005651C9">
        <w:t xml:space="preserve"> </w:t>
      </w:r>
      <w:r>
        <w:rPr>
          <w:lang w:val="en-US"/>
        </w:rPr>
        <w:t>Stack</w:t>
      </w:r>
      <w:r>
        <w:t>.</w:t>
      </w:r>
    </w:p>
    <w:p w:rsidR="005651C9" w:rsidRDefault="005651C9" w:rsidP="005052FA"/>
    <w:p w:rsidR="005651C9" w:rsidRPr="005651C9" w:rsidRDefault="005651C9" w:rsidP="005052FA">
      <w:pPr>
        <w:rPr>
          <w:b/>
        </w:rPr>
      </w:pPr>
      <w:r w:rsidRPr="005651C9">
        <w:rPr>
          <w:b/>
        </w:rPr>
        <w:t>Заключение:</w:t>
      </w:r>
    </w:p>
    <w:p w:rsidR="005651C9" w:rsidRPr="00C02AEC" w:rsidRDefault="005651C9" w:rsidP="005052FA">
      <w:r>
        <w:t xml:space="preserve">Надеюсь, я смог прояснить что такое </w:t>
      </w:r>
      <w:r>
        <w:rPr>
          <w:lang w:val="en-US"/>
        </w:rPr>
        <w:t>Azure</w:t>
      </w:r>
      <w:r w:rsidRPr="005651C9">
        <w:t xml:space="preserve"> </w:t>
      </w:r>
      <w:r>
        <w:rPr>
          <w:lang w:val="en-US"/>
        </w:rPr>
        <w:t>Pack</w:t>
      </w:r>
      <w:r>
        <w:t xml:space="preserve"> и развеять пелену маркетинга, которым </w:t>
      </w:r>
      <w:r w:rsidR="00C02AEC">
        <w:t xml:space="preserve">окутан </w:t>
      </w:r>
      <w:r w:rsidR="00C02AEC">
        <w:rPr>
          <w:lang w:val="en-US"/>
        </w:rPr>
        <w:t>Azure</w:t>
      </w:r>
      <w:r w:rsidR="00C02AEC" w:rsidRPr="00C02AEC">
        <w:t xml:space="preserve"> </w:t>
      </w:r>
      <w:r w:rsidR="00C02AEC">
        <w:rPr>
          <w:lang w:val="en-US"/>
        </w:rPr>
        <w:t>pack</w:t>
      </w:r>
      <w:r w:rsidR="00C02AEC">
        <w:t xml:space="preserve"> послед</w:t>
      </w:r>
      <w:bookmarkStart w:id="107" w:name="_GoBack"/>
      <w:bookmarkEnd w:id="107"/>
      <w:r w:rsidR="00C02AEC">
        <w:t>ние пару лет.</w:t>
      </w:r>
    </w:p>
    <w:sectPr w:rsidR="005651C9" w:rsidRPr="00C02A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CB32F2"/>
    <w:multiLevelType w:val="hybridMultilevel"/>
    <w:tmpl w:val="32BA6944"/>
    <w:lvl w:ilvl="0" w:tplc="C16862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FE87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609A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86C2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7E76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92B2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DC4C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0C47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5A89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2273F76"/>
    <w:multiLevelType w:val="hybridMultilevel"/>
    <w:tmpl w:val="A6B29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9B3C78"/>
    <w:multiLevelType w:val="hybridMultilevel"/>
    <w:tmpl w:val="2E7E13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350D3A"/>
    <w:multiLevelType w:val="hybridMultilevel"/>
    <w:tmpl w:val="40D81D92"/>
    <w:lvl w:ilvl="0" w:tplc="C5AE35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F8F7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521E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D4D9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E6F2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12A3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C86E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32DD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0271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Сычева">
    <w15:presenceInfo w15:providerId="Windows Live" w15:userId="fece478b93f3ad0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revisionView w:formatting="0"/>
  <w:trackRevision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8A7"/>
    <w:rsid w:val="000008A7"/>
    <w:rsid w:val="00042AF7"/>
    <w:rsid w:val="000F20F5"/>
    <w:rsid w:val="001861C7"/>
    <w:rsid w:val="001E5279"/>
    <w:rsid w:val="002B4E24"/>
    <w:rsid w:val="0031621E"/>
    <w:rsid w:val="0032641A"/>
    <w:rsid w:val="003F6391"/>
    <w:rsid w:val="004A0737"/>
    <w:rsid w:val="004A0B9A"/>
    <w:rsid w:val="005052FA"/>
    <w:rsid w:val="005651C9"/>
    <w:rsid w:val="006244CA"/>
    <w:rsid w:val="006E57B2"/>
    <w:rsid w:val="00715828"/>
    <w:rsid w:val="00831ED1"/>
    <w:rsid w:val="008963D2"/>
    <w:rsid w:val="008F3C20"/>
    <w:rsid w:val="0091052A"/>
    <w:rsid w:val="00925268"/>
    <w:rsid w:val="009901ED"/>
    <w:rsid w:val="00A41C31"/>
    <w:rsid w:val="00A6284E"/>
    <w:rsid w:val="00A763CE"/>
    <w:rsid w:val="00B913D9"/>
    <w:rsid w:val="00C02AEC"/>
    <w:rsid w:val="00C54F48"/>
    <w:rsid w:val="00CE0995"/>
    <w:rsid w:val="00D21320"/>
    <w:rsid w:val="00D51568"/>
    <w:rsid w:val="00D71B0D"/>
    <w:rsid w:val="00E70177"/>
    <w:rsid w:val="00EA744E"/>
    <w:rsid w:val="00EF3E73"/>
    <w:rsid w:val="00F03AF2"/>
    <w:rsid w:val="00F519D3"/>
    <w:rsid w:val="00FF4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34907C-CAF9-4420-BA61-E752A8584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1582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15828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252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92526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11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128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17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25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06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91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55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18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40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7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738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80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59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39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12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habrahabr.ru/company/oblakoteka/blog/259629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o7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o7.com/" TargetMode="External"/><Relationship Id="rId20" Type="http://schemas.openxmlformats.org/officeDocument/2006/relationships/hyperlink" Target="http://www.microsoft.com/ru-ru/cloudosnetwork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manage.windowsazure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www.microsoft.com/ru-ru/cloudosnetwork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801</Words>
  <Characters>4567</Characters>
  <Application>Microsoft Office Word</Application>
  <DocSecurity>0</DocSecurity>
  <Lines>38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Sychev</dc:creator>
  <cp:keywords/>
  <dc:description/>
  <cp:lastModifiedBy>Екатерина Сычева</cp:lastModifiedBy>
  <cp:revision>28</cp:revision>
  <dcterms:created xsi:type="dcterms:W3CDTF">2016-01-13T17:55:00Z</dcterms:created>
  <dcterms:modified xsi:type="dcterms:W3CDTF">2016-01-14T06:54:00Z</dcterms:modified>
</cp:coreProperties>
</file>